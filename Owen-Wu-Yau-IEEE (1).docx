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40" w:line="240" w:lineRule="auto"/>
        <w:rPr>
          <w:rFonts w:ascii="Times New Roman" w:cs="Times New Roman" w:hAnsi="Times New Roman" w:eastAsia="Times New Roman"/>
          <w:sz w:val="20"/>
          <w:szCs w:val="20"/>
        </w:rPr>
      </w:pPr>
      <w:del w:id="0" w:date="2026-08-27T03:57:26Z" w:author="Owen Wu">
        <w:r>
          <w:rPr>
            <w:rFonts w:ascii="Arial Unicode MS" w:cs="Arial Unicode MS" w:hAnsi="Arial Unicode MS" w:eastAsia="Arial Unicode MS" w:hint="eastAsia"/>
            <w:b w:val="0"/>
            <w:bCs w:val="0"/>
            <w:i w:val="0"/>
            <w:iCs w:val="0"/>
            <w:sz w:val="20"/>
            <w:szCs w:val="20"/>
            <w:rtl w:val="0"/>
            <w:lang w:val="en-US"/>
          </w:rPr>
          <w:delText>参赛学生姓名</w:delText>
        </w:r>
      </w:del>
      <w:r>
        <w:rPr>
          <w:rFonts w:ascii="Times New Roman" w:hAnsi="Times New Roman"/>
          <w:sz w:val="20"/>
          <w:szCs w:val="20"/>
          <w:rtl w:val="0"/>
          <w:lang w:val="en-US"/>
        </w:rPr>
        <w:t>Student Name</w:t>
      </w:r>
      <w:r>
        <w:rPr>
          <w:rFonts w:ascii="Arial Unicode MS" w:cs="Arial Unicode MS" w:hAnsi="Arial Unicode MS" w:eastAsia="Arial Unicode MS" w:hint="eastAsia"/>
          <w:b w:val="0"/>
          <w:bCs w:val="0"/>
          <w:i w:val="0"/>
          <w:iCs w:val="0"/>
          <w:sz w:val="20"/>
          <w:szCs w:val="20"/>
          <w:rtl w:val="0"/>
          <w:lang w:val="en-US"/>
        </w:rPr>
        <w:t>：</w:t>
      </w:r>
      <w:r>
        <w:rPr>
          <w:rFonts w:ascii="Times New Roman" w:hAnsi="Times New Roman"/>
          <w:sz w:val="20"/>
          <w:szCs w:val="20"/>
          <w:rtl w:val="0"/>
          <w:lang w:val="de-DE"/>
        </w:rPr>
        <w:t>Owen Wu</w:t>
      </w:r>
    </w:p>
    <w:p>
      <w:pPr>
        <w:pStyle w:val="Body"/>
        <w:spacing w:after="240" w:line="240" w:lineRule="auto"/>
        <w:rPr>
          <w:rFonts w:ascii="Times New Roman" w:cs="Times New Roman" w:hAnsi="Times New Roman" w:eastAsia="Times New Roman"/>
          <w:sz w:val="20"/>
          <w:szCs w:val="20"/>
        </w:rPr>
      </w:pPr>
      <w:del w:id="1" w:date="2026-08-27T03:57:41Z" w:author="Owen Wu">
        <w:r>
          <w:rPr>
            <w:rFonts w:ascii="Arial Unicode MS" w:cs="Arial Unicode MS" w:hAnsi="Arial Unicode MS" w:eastAsia="Arial Unicode MS" w:hint="eastAsia"/>
            <w:b w:val="0"/>
            <w:bCs w:val="0"/>
            <w:i w:val="0"/>
            <w:iCs w:val="0"/>
            <w:sz w:val="20"/>
            <w:szCs w:val="20"/>
            <w:rtl w:val="0"/>
            <w:lang w:val="en-US"/>
          </w:rPr>
          <w:delText>中学</w:delText>
        </w:r>
      </w:del>
      <w:r>
        <w:rPr>
          <w:rFonts w:ascii="Times New Roman" w:hAnsi="Times New Roman"/>
          <w:sz w:val="20"/>
          <w:szCs w:val="20"/>
          <w:rtl w:val="0"/>
          <w:lang w:val="en-US"/>
        </w:rPr>
        <w:t>School</w:t>
      </w:r>
      <w:r>
        <w:rPr>
          <w:rFonts w:ascii="Arial Unicode MS" w:cs="Arial Unicode MS" w:hAnsi="Arial Unicode MS" w:eastAsia="Arial Unicode MS" w:hint="eastAsia"/>
          <w:b w:val="0"/>
          <w:bCs w:val="0"/>
          <w:i w:val="0"/>
          <w:iCs w:val="0"/>
          <w:sz w:val="20"/>
          <w:szCs w:val="20"/>
          <w:rtl w:val="0"/>
          <w:lang w:val="en-US"/>
        </w:rPr>
        <w:t>：</w:t>
      </w:r>
      <w:r>
        <w:rPr>
          <w:rFonts w:ascii="Times New Roman" w:hAnsi="Times New Roman"/>
          <w:sz w:val="20"/>
          <w:szCs w:val="20"/>
          <w:rtl w:val="0"/>
          <w:lang w:val="en-US"/>
        </w:rPr>
        <w:t xml:space="preserve"> </w:t>
      </w:r>
      <w:r>
        <w:rPr>
          <w:rFonts w:ascii="Times New Roman" w:hAnsi="Times New Roman"/>
          <w:sz w:val="20"/>
          <w:szCs w:val="20"/>
          <w:rtl w:val="0"/>
          <w:lang w:val="en-US"/>
        </w:rPr>
        <w:t>Portola High School</w:t>
      </w:r>
    </w:p>
    <w:p>
      <w:pPr>
        <w:pStyle w:val="Body"/>
        <w:spacing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State</w:t>
      </w:r>
      <w:del w:id="2" w:date="2026-08-27T03:57:46Z" w:author="Owen Wu">
        <w:r>
          <w:rPr>
            <w:rFonts w:ascii="Arial Unicode MS" w:cs="Arial Unicode MS" w:hAnsi="Arial Unicode MS" w:eastAsia="Arial Unicode MS" w:hint="eastAsia"/>
            <w:b w:val="0"/>
            <w:bCs w:val="0"/>
            <w:i w:val="0"/>
            <w:iCs w:val="0"/>
            <w:sz w:val="20"/>
            <w:szCs w:val="20"/>
            <w:rtl w:val="0"/>
            <w:lang w:val="en-US"/>
          </w:rPr>
          <w:delText>省份</w:delText>
        </w:r>
      </w:del>
      <w:r>
        <w:rPr>
          <w:rFonts w:ascii="Arial Unicode MS" w:cs="Arial Unicode MS" w:hAnsi="Arial Unicode MS" w:eastAsia="Arial Unicode MS" w:hint="eastAsia"/>
          <w:b w:val="0"/>
          <w:bCs w:val="0"/>
          <w:i w:val="0"/>
          <w:iCs w:val="0"/>
          <w:sz w:val="20"/>
          <w:szCs w:val="20"/>
          <w:rtl w:val="0"/>
          <w:lang w:val="en-US"/>
        </w:rPr>
        <w:t>：</w:t>
      </w:r>
      <w:r>
        <w:rPr>
          <w:rFonts w:ascii="Times New Roman" w:hAnsi="Times New Roman"/>
          <w:sz w:val="20"/>
          <w:szCs w:val="20"/>
          <w:rtl w:val="0"/>
          <w:lang w:val="en-US"/>
        </w:rPr>
        <w:t xml:space="preserve"> </w:t>
      </w:r>
      <w:r>
        <w:rPr>
          <w:rFonts w:ascii="Times New Roman" w:hAnsi="Times New Roman"/>
          <w:sz w:val="20"/>
          <w:szCs w:val="20"/>
          <w:rtl w:val="0"/>
          <w:lang w:val="it-IT"/>
        </w:rPr>
        <w:t>California</w:t>
      </w:r>
    </w:p>
    <w:p>
      <w:pPr>
        <w:pStyle w:val="Body"/>
        <w:spacing w:after="240" w:line="240" w:lineRule="auto"/>
        <w:rPr>
          <w:rFonts w:ascii="Times New Roman" w:cs="Times New Roman" w:hAnsi="Times New Roman" w:eastAsia="Times New Roman"/>
          <w:sz w:val="20"/>
          <w:szCs w:val="20"/>
        </w:rPr>
      </w:pPr>
      <w:del w:id="3" w:date="2026-08-27T03:57:48Z" w:author="Owen Wu">
        <w:r>
          <w:rPr>
            <w:rFonts w:ascii="Arial Unicode MS" w:cs="Arial Unicode MS" w:hAnsi="Arial Unicode MS" w:eastAsia="Arial Unicode MS" w:hint="eastAsia"/>
            <w:b w:val="0"/>
            <w:bCs w:val="0"/>
            <w:i w:val="0"/>
            <w:iCs w:val="0"/>
            <w:sz w:val="20"/>
            <w:szCs w:val="20"/>
            <w:rtl w:val="0"/>
            <w:lang w:val="en-US"/>
          </w:rPr>
          <w:delText>国家</w:delText>
        </w:r>
      </w:del>
      <w:del w:id="4" w:date="2026-08-27T03:57:48Z" w:author="Owen Wu">
        <w:r>
          <w:rPr>
            <w:rFonts w:ascii="Times New Roman" w:hAnsi="Times New Roman"/>
            <w:sz w:val="20"/>
            <w:szCs w:val="20"/>
            <w:rtl w:val="0"/>
          </w:rPr>
          <w:delText>/</w:delText>
        </w:r>
      </w:del>
      <w:del w:id="5" w:date="2026-08-27T03:57:48Z" w:author="Owen Wu">
        <w:r>
          <w:rPr>
            <w:rFonts w:ascii="Arial Unicode MS" w:cs="Arial Unicode MS" w:hAnsi="Arial Unicode MS" w:eastAsia="Arial Unicode MS" w:hint="eastAsia"/>
            <w:b w:val="0"/>
            <w:bCs w:val="0"/>
            <w:i w:val="0"/>
            <w:iCs w:val="0"/>
            <w:sz w:val="20"/>
            <w:szCs w:val="20"/>
            <w:rtl w:val="0"/>
            <w:lang w:val="en-US"/>
          </w:rPr>
          <w:delText>地区</w:delText>
        </w:r>
      </w:del>
      <w:r>
        <w:rPr>
          <w:rFonts w:ascii="Times New Roman" w:hAnsi="Times New Roman"/>
          <w:sz w:val="20"/>
          <w:szCs w:val="20"/>
          <w:rtl w:val="0"/>
          <w:lang w:val="en-US"/>
        </w:rPr>
        <w:t>Country</w:t>
      </w:r>
      <w:r>
        <w:rPr>
          <w:rFonts w:ascii="Arial Unicode MS" w:cs="Arial Unicode MS" w:hAnsi="Arial Unicode MS" w:eastAsia="Arial Unicode MS" w:hint="eastAsia"/>
          <w:b w:val="0"/>
          <w:bCs w:val="0"/>
          <w:i w:val="0"/>
          <w:iCs w:val="0"/>
          <w:sz w:val="20"/>
          <w:szCs w:val="20"/>
          <w:rtl w:val="0"/>
          <w:lang w:val="en-US"/>
        </w:rPr>
        <w:t>：</w:t>
      </w:r>
      <w:r>
        <w:rPr>
          <w:rFonts w:ascii="Times New Roman" w:hAnsi="Times New Roman"/>
          <w:sz w:val="20"/>
          <w:szCs w:val="20"/>
          <w:rtl w:val="0"/>
          <w:lang w:val="en-US"/>
        </w:rPr>
        <w:t xml:space="preserve"> </w:t>
      </w:r>
      <w:r>
        <w:rPr>
          <w:rFonts w:ascii="Times New Roman" w:hAnsi="Times New Roman"/>
          <w:sz w:val="20"/>
          <w:szCs w:val="20"/>
          <w:rtl w:val="0"/>
          <w:lang w:val="en-US"/>
        </w:rPr>
        <w:t>United States of America</w:t>
      </w:r>
    </w:p>
    <w:p>
      <w:pPr>
        <w:pStyle w:val="Body"/>
        <w:spacing w:after="240" w:line="240" w:lineRule="auto"/>
        <w:rPr>
          <w:rFonts w:ascii="Times New Roman" w:cs="Times New Roman" w:hAnsi="Times New Roman" w:eastAsia="Times New Roman"/>
          <w:sz w:val="20"/>
          <w:szCs w:val="20"/>
        </w:rPr>
      </w:pPr>
      <w:del w:id="6" w:date="2026-08-27T03:57:52Z" w:author="Owen Wu">
        <w:r>
          <w:rPr>
            <w:rFonts w:ascii="Arial Unicode MS" w:cs="Arial Unicode MS" w:hAnsi="Arial Unicode MS" w:eastAsia="Arial Unicode MS" w:hint="eastAsia"/>
            <w:b w:val="0"/>
            <w:bCs w:val="0"/>
            <w:i w:val="0"/>
            <w:iCs w:val="0"/>
            <w:sz w:val="20"/>
            <w:szCs w:val="20"/>
            <w:rtl w:val="0"/>
            <w:lang w:val="en-US"/>
          </w:rPr>
          <w:delText>指导老师姓名</w:delText>
        </w:r>
      </w:del>
      <w:r>
        <w:rPr>
          <w:rFonts w:ascii="Times New Roman" w:hAnsi="Times New Roman"/>
          <w:sz w:val="20"/>
          <w:szCs w:val="20"/>
          <w:rtl w:val="0"/>
          <w:lang w:val="en-US"/>
        </w:rPr>
        <w:t>Instructor Name</w:t>
      </w:r>
      <w:r>
        <w:rPr>
          <w:rFonts w:ascii="Arial Unicode MS" w:cs="Arial Unicode MS" w:hAnsi="Arial Unicode MS" w:eastAsia="Arial Unicode MS" w:hint="eastAsia"/>
          <w:b w:val="0"/>
          <w:bCs w:val="0"/>
          <w:i w:val="0"/>
          <w:iCs w:val="0"/>
          <w:sz w:val="20"/>
          <w:szCs w:val="20"/>
          <w:rtl w:val="0"/>
          <w:lang w:val="en-US"/>
        </w:rPr>
        <w:t>：</w:t>
      </w:r>
      <w:r>
        <w:rPr>
          <w:rFonts w:ascii="Times New Roman" w:hAnsi="Times New Roman"/>
          <w:sz w:val="20"/>
          <w:szCs w:val="20"/>
          <w:rtl w:val="0"/>
          <w:lang w:val="en-US"/>
        </w:rPr>
        <w:t>[INSTRUCTOR NAME]</w:t>
      </w:r>
    </w:p>
    <w:p>
      <w:pPr>
        <w:pStyle w:val="Body"/>
        <w:spacing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Instructor Affiliation</w:t>
      </w:r>
      <w:del w:id="7" w:date="2026-08-27T03:57:58Z" w:author="Owen Wu">
        <w:r>
          <w:rPr>
            <w:rFonts w:ascii="Arial Unicode MS" w:cs="Arial Unicode MS" w:hAnsi="Arial Unicode MS" w:eastAsia="Arial Unicode MS" w:hint="eastAsia"/>
            <w:b w:val="0"/>
            <w:bCs w:val="0"/>
            <w:i w:val="0"/>
            <w:iCs w:val="0"/>
            <w:sz w:val="20"/>
            <w:szCs w:val="20"/>
            <w:rtl w:val="0"/>
            <w:lang w:val="en-US"/>
          </w:rPr>
          <w:delText>指导老师单位</w:delText>
        </w:r>
      </w:del>
      <w:r>
        <w:rPr>
          <w:rFonts w:ascii="Arial Unicode MS" w:cs="Arial Unicode MS" w:hAnsi="Arial Unicode MS" w:eastAsia="Arial Unicode MS" w:hint="eastAsia"/>
          <w:b w:val="0"/>
          <w:bCs w:val="0"/>
          <w:i w:val="0"/>
          <w:iCs w:val="0"/>
          <w:sz w:val="20"/>
          <w:szCs w:val="20"/>
          <w:rtl w:val="0"/>
          <w:lang w:val="en-US"/>
        </w:rPr>
        <w:t>：</w:t>
      </w:r>
      <w:r>
        <w:rPr>
          <w:rFonts w:ascii="Times New Roman" w:hAnsi="Times New Roman"/>
          <w:sz w:val="20"/>
          <w:szCs w:val="20"/>
          <w:rtl w:val="0"/>
          <w:lang w:val="en-US"/>
        </w:rPr>
        <w:t>[INSTRUCTOR AFFILIATION]</w:t>
      </w:r>
    </w:p>
    <w:p>
      <w:pPr>
        <w:pStyle w:val="Body"/>
        <w:spacing w:after="240" w:line="240" w:lineRule="auto"/>
        <w:rPr>
          <w:rFonts w:ascii="Times New Roman" w:cs="Times New Roman" w:hAnsi="Times New Roman" w:eastAsia="Times New Roman"/>
          <w:sz w:val="20"/>
          <w:szCs w:val="20"/>
        </w:rPr>
        <w:sectPr>
          <w:headerReference w:type="default" r:id="rId4"/>
          <w:footerReference w:type="default" r:id="rId5"/>
          <w:pgSz w:w="12240" w:h="15840" w:orient="portrait"/>
          <w:pgMar w:top="1080" w:right="1080" w:bottom="1080" w:left="1080" w:header="720" w:footer="720"/>
          <w:bidi w:val="0"/>
        </w:sectPr>
      </w:pPr>
      <w:del w:id="8" w:date="2026-08-27T03:58:05Z" w:author="Owen Wu">
        <w:r>
          <w:rPr>
            <w:rFonts w:ascii="Arial Unicode MS" w:cs="Arial Unicode MS" w:hAnsi="Arial Unicode MS" w:eastAsia="Arial Unicode MS" w:hint="eastAsia"/>
            <w:b w:val="0"/>
            <w:bCs w:val="0"/>
            <w:i w:val="0"/>
            <w:iCs w:val="0"/>
            <w:sz w:val="20"/>
            <w:szCs w:val="20"/>
            <w:rtl w:val="0"/>
            <w:lang w:val="en-US"/>
          </w:rPr>
          <w:delText>论文题目</w:delText>
        </w:r>
      </w:del>
      <w:r>
        <w:rPr>
          <w:rFonts w:ascii="Times New Roman" w:hAnsi="Times New Roman"/>
          <w:sz w:val="20"/>
          <w:szCs w:val="20"/>
          <w:rtl w:val="0"/>
          <w:lang w:val="en-US"/>
        </w:rPr>
        <w:t>Title</w:t>
      </w:r>
      <w:r>
        <w:rPr>
          <w:rFonts w:ascii="Arial Unicode MS" w:cs="Arial Unicode MS" w:hAnsi="Arial Unicode MS" w:eastAsia="Arial Unicode MS" w:hint="eastAsia"/>
          <w:b w:val="0"/>
          <w:bCs w:val="0"/>
          <w:i w:val="0"/>
          <w:iCs w:val="0"/>
          <w:sz w:val="20"/>
          <w:szCs w:val="20"/>
          <w:rtl w:val="0"/>
          <w:lang w:val="en-US"/>
        </w:rPr>
        <w:t>：</w:t>
      </w:r>
      <w:r>
        <w:rPr>
          <w:rFonts w:ascii="Times New Roman" w:hAnsi="Times New Roman"/>
          <w:sz w:val="20"/>
          <w:szCs w:val="20"/>
          <w:rtl w:val="0"/>
          <w:lang w:val="en-US"/>
        </w:rPr>
        <w:t xml:space="preserve"> </w:t>
      </w:r>
      <w:r>
        <w:rPr>
          <w:rFonts w:ascii="Times New Roman" w:hAnsi="Times New Roman"/>
          <w:sz w:val="20"/>
          <w:szCs w:val="20"/>
          <w:rtl w:val="0"/>
          <w:lang w:val="pt-PT"/>
        </w:rPr>
        <w:t>[TITLE - TO BE DECIDED]</w:t>
      </w:r>
      <w:r>
        <w:rPr>
          <w:rFonts w:ascii="Times New Roman" w:cs="Times New Roman" w:hAnsi="Times New Roman" w:eastAsia="Times New Roman"/>
          <w:sz w:val="20"/>
          <w:szCs w:val="20"/>
        </w:rPr>
      </w:r>
    </w:p>
    <w:p>
      <w:pPr>
        <w:pStyle w:val="Body"/>
        <w:spacing w:after="180" w:line="240" w:lineRule="auto"/>
        <w:jc w:val="center"/>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pt-PT"/>
        </w:rPr>
        <w:t>[TITLE - TO BE DECIDED]</w:t>
      </w:r>
    </w:p>
    <w:p>
      <w:pPr>
        <w:pStyle w:val="Body"/>
        <w:spacing w:after="120" w:line="240" w:lineRule="auto"/>
        <w:jc w:val="center"/>
        <w:rPr>
          <w:rFonts w:ascii="Times New Roman" w:cs="Times New Roman" w:hAnsi="Times New Roman" w:eastAsia="Times New Roman"/>
          <w:sz w:val="20"/>
          <w:szCs w:val="20"/>
        </w:rPr>
        <w:sectPr>
          <w:type w:val="continuous"/>
          <w:pgSz w:w="12240" w:h="15840" w:orient="portrait"/>
          <w:pgMar w:top="1080" w:right="1080" w:bottom="1080" w:left="1080" w:header="720" w:footer="720"/>
          <w:bidi w:val="0"/>
        </w:sectPr>
      </w:pPr>
      <w:r>
        <w:rPr>
          <w:rFonts w:ascii="Times New Roman" w:hAnsi="Times New Roman"/>
          <w:sz w:val="20"/>
          <w:szCs w:val="20"/>
          <w:rtl w:val="0"/>
          <w:lang w:val="de-DE"/>
        </w:rPr>
        <w:t>Owen Wu</w:t>
      </w:r>
      <w:r>
        <w:rPr>
          <w:rFonts w:ascii="Times New Roman" w:cs="Times New Roman" w:hAnsi="Times New Roman" w:eastAsia="Times New Roman"/>
          <w:sz w:val="20"/>
          <w:szCs w:val="20"/>
        </w:rPr>
      </w:r>
    </w:p>
    <w:p>
      <w:pPr>
        <w:pStyle w:val="Body"/>
        <w:spacing w:after="180" w:line="240" w:lineRule="auto"/>
        <w:jc w:val="both"/>
        <w:rPr>
          <w:rFonts w:ascii="Times New Roman" w:cs="Times New Roman" w:hAnsi="Times New Roman" w:eastAsia="Times New Roman"/>
          <w:b w:val="1"/>
          <w:bCs w:val="1"/>
          <w:i w:val="1"/>
          <w:iCs w:val="1"/>
          <w:sz w:val="20"/>
          <w:szCs w:val="20"/>
        </w:rPr>
      </w:pPr>
      <w:r>
        <w:rPr>
          <w:rFonts w:ascii="Times New Roman" w:hAnsi="Times New Roman"/>
          <w:b w:val="1"/>
          <w:bCs w:val="1"/>
          <w:i w:val="1"/>
          <w:iCs w:val="1"/>
          <w:sz w:val="20"/>
          <w:szCs w:val="20"/>
          <w:rtl w:val="0"/>
          <w:lang w:val="de-DE"/>
        </w:rPr>
        <w:t>Abstract</w:t>
      </w:r>
      <w:r>
        <w:rPr>
          <w:rFonts w:ascii="Times New Roman" w:hAnsi="Times New Roman" w:hint="default"/>
          <w:b w:val="1"/>
          <w:bCs w:val="1"/>
          <w:i w:val="1"/>
          <w:iCs w:val="1"/>
          <w:sz w:val="20"/>
          <w:szCs w:val="20"/>
          <w:rtl w:val="0"/>
          <w:lang w:val="en-US"/>
        </w:rPr>
        <w:t>—</w:t>
      </w:r>
      <w:r>
        <w:rPr>
          <w:rFonts w:ascii="Times New Roman" w:hAnsi="Times New Roman"/>
          <w:sz w:val="20"/>
          <w:szCs w:val="20"/>
          <w:rtl w:val="0"/>
          <w:lang w:val="en-US"/>
        </w:rPr>
        <w:t xml:space="preserve">The growing use of speech systems in consequential decisions, including hiring screens, loan applications, and clinical triage, means such systems demand fairness. Yet fairness is usually determined under a single evaluation run, leaving variance between runs to be unreported. Implementations of such systems could consequently produce unmeasured social impact. This paper presents a multi-seed evaluation of trustworthy-intent classification from voice, using the Trustworthy Intent in Speech (TIS) Corpus of 1,152 utterances from 96 White, Black, and South Asian speakers. We compare five classifiers, each retrained under five random seeds on a fixed data partition: the Random Forest and Logistic Regression classifiers from the source study, a feedforward neural network, a one-dimensional convolutional neural network, and DANN-Trust, which penalizes ethnicity-predictive information in the shared representation through a gradient reversal layer. The maximum-minus-minimum per-group accuracy gap, </w:t>
      </w:r>
      <w:r>
        <w:rPr>
          <w:rFonts w:ascii="Times New Roman" w:hAnsi="Times New Roman" w:hint="default"/>
          <w:sz w:val="20"/>
          <w:szCs w:val="20"/>
          <w:rtl w:val="0"/>
          <w:lang w:val="en-US"/>
        </w:rPr>
        <w:t>Δ</w:t>
      </w:r>
      <w:r>
        <w:rPr>
          <w:rFonts w:ascii="Times New Roman" w:hAnsi="Times New Roman"/>
          <w:sz w:val="20"/>
          <w:szCs w:val="20"/>
          <w:rtl w:val="0"/>
          <w:lang w:val="en-US"/>
        </w:rPr>
        <w:t xml:space="preserve">, falls from 12.07 percentage points (pp) under Random Forest to 4.97pp under the convolutional network, which imposes no fairness objective, and 5.03pp under DANN-Trust. This indicates that much of the disparity is attributable to the model class rather than to the corpus. The convolutional network and DANN-Trust are indistinguishable on point estimates of accuracy and of </w:t>
      </w:r>
      <w:r>
        <w:rPr>
          <w:rFonts w:ascii="Times New Roman" w:hAnsi="Times New Roman" w:hint="default"/>
          <w:sz w:val="20"/>
          <w:szCs w:val="20"/>
          <w:rtl w:val="0"/>
          <w:lang w:val="en-US"/>
        </w:rPr>
        <w:t>Δ</w:t>
      </w:r>
      <w:r>
        <w:rPr>
          <w:rFonts w:ascii="Times New Roman" w:hAnsi="Times New Roman"/>
          <w:sz w:val="20"/>
          <w:szCs w:val="20"/>
          <w:rtl w:val="0"/>
          <w:lang w:val="en-US"/>
        </w:rPr>
        <w:t xml:space="preserve">, but differ in dispersion: the standard deviation of </w:t>
      </w:r>
      <w:r>
        <w:rPr>
          <w:rFonts w:ascii="Times New Roman" w:hAnsi="Times New Roman" w:hint="default"/>
          <w:sz w:val="20"/>
          <w:szCs w:val="20"/>
          <w:rtl w:val="0"/>
          <w:lang w:val="en-US"/>
        </w:rPr>
        <w:t xml:space="preserve">Δ </w:t>
      </w:r>
      <w:r>
        <w:rPr>
          <w:rFonts w:ascii="Times New Roman" w:hAnsi="Times New Roman"/>
          <w:sz w:val="20"/>
          <w:szCs w:val="20"/>
          <w:rtl w:val="0"/>
          <w:lang w:val="en-US"/>
        </w:rPr>
        <w:t>is 2.87pp against 0.89pp. A logistic-regression probe trained on the frozen encoder recovers ethnicity at 53.7% against a 33.3% chance baseline, a sign of residual demographic leakage in the learned representation. Our variance results build on prior work showing that fairness metrics can vary across repeated training runs even when the random seed is held fixed, and demonstrate the need to report fairness as a distribution over independent runs.</w:t>
      </w:r>
    </w:p>
    <w:p>
      <w:pPr>
        <w:pStyle w:val="Body"/>
        <w:spacing w:after="240" w:line="240" w:lineRule="auto"/>
        <w:jc w:val="both"/>
        <w:rPr>
          <w:rFonts w:ascii="Times New Roman" w:cs="Times New Roman" w:hAnsi="Times New Roman" w:eastAsia="Times New Roman"/>
          <w:b w:val="1"/>
          <w:bCs w:val="1"/>
          <w:i w:val="1"/>
          <w:iCs w:val="1"/>
          <w:sz w:val="20"/>
          <w:szCs w:val="20"/>
        </w:rPr>
      </w:pPr>
      <w:r>
        <w:rPr>
          <w:rFonts w:ascii="Times New Roman" w:hAnsi="Times New Roman"/>
          <w:b w:val="1"/>
          <w:bCs w:val="1"/>
          <w:i w:val="1"/>
          <w:iCs w:val="1"/>
          <w:sz w:val="20"/>
          <w:szCs w:val="20"/>
          <w:rtl w:val="0"/>
          <w:lang w:val="en-US"/>
        </w:rPr>
        <w:t>Index Terms</w:t>
      </w:r>
      <w:r>
        <w:rPr>
          <w:rFonts w:ascii="Times New Roman" w:hAnsi="Times New Roman" w:hint="default"/>
          <w:b w:val="1"/>
          <w:bCs w:val="1"/>
          <w:i w:val="1"/>
          <w:iCs w:val="1"/>
          <w:sz w:val="20"/>
          <w:szCs w:val="20"/>
          <w:rtl w:val="0"/>
          <w:lang w:val="en-US"/>
        </w:rPr>
        <w:t>—</w:t>
      </w:r>
      <w:r>
        <w:rPr>
          <w:rFonts w:ascii="Times New Roman" w:hAnsi="Times New Roman"/>
          <w:sz w:val="20"/>
          <w:szCs w:val="20"/>
          <w:rtl w:val="0"/>
          <w:lang w:val="en-US"/>
        </w:rPr>
        <w:t>Algorithmic Fairness, Speech Processing, Domain-Adversarial Training, Acoustic Features, Model Stability, Trustworthiness Perception</w:t>
      </w:r>
    </w:p>
    <w:p>
      <w:pPr>
        <w:pStyle w:val="Subtitle"/>
        <w:spacing w:after="0"/>
        <w:rPr>
          <w:del w:id="9" w:date="2026-08-27T03:58:11Z" w:author="Owen Wu"/>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wz6gwiua6aj" w:id="10"/>
      <w:bookmarkEnd w:id="10"/>
      <w:del w:id="11" w:date="2026-08-27T03:58:11Z" w:author="Owen Wu">
        <w:r>
          <w:rPr>
            <w:rFonts w:ascii="Times New Roman" w:hAnsi="Times New Roman"/>
            <w:b w:val="1"/>
            <w:bCs w:val="1"/>
            <w:outline w:val="0"/>
            <w:color w:val="000000"/>
            <w:sz w:val="20"/>
            <w:szCs w:val="20"/>
            <w:u w:color="000000"/>
            <w:rtl w:val="0"/>
            <w:lang w:val="en-US"/>
            <w14:textFill>
              <w14:solidFill>
                <w14:srgbClr w14:val="000000"/>
              </w14:solidFill>
            </w14:textFill>
          </w:rPr>
          <w:delText>A</w:delText>
        </w:r>
      </w:del>
      <w:del w:id="12" w:date="2026-08-27T03:58:11Z" w:author="Owen Wu">
        <w:r>
          <w:rPr>
            <w:rFonts w:ascii="Times New Roman" w:hAnsi="Times New Roman"/>
            <w:b w:val="1"/>
            <w:bCs w:val="1"/>
            <w:outline w:val="0"/>
            <w:color w:val="000000"/>
            <w:sz w:val="20"/>
            <w:szCs w:val="20"/>
            <w:u w:color="000000"/>
            <w:rtl w:val="0"/>
            <w:lang w:val="en-US"/>
            <w14:textFill>
              <w14:solidFill>
                <w14:srgbClr w14:val="000000"/>
              </w14:solidFill>
            </w14:textFill>
          </w:rPr>
          <w:delText>bstract</w:delText>
        </w:r>
      </w:del>
    </w:p>
    <w:p>
      <w:pPr>
        <w:pStyle w:val="Body"/>
      </w:pPr>
    </w:p>
    <w:p>
      <w:pPr>
        <w:pStyle w:val="Body"/>
        <w:rPr>
          <w:rFonts w:ascii="Times New Roman" w:cs="Times New Roman" w:hAnsi="Times New Roman" w:eastAsia="Times New Roman"/>
        </w:rPr>
      </w:pPr>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qla2dchv294l" w:id="13"/>
      <w:bookmarkEnd w:id="13"/>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i23yrwhetkbe" w:id="14"/>
      <w:bookmarkEnd w:id="14"/>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ftmjotqxl1wt" w:id="15"/>
      <w:bookmarkEnd w:id="15"/>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v2x2yeiuyf52" w:id="16"/>
      <w:bookmarkEnd w:id="16"/>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2po41f8veyth" w:id="17"/>
      <w:bookmarkEnd w:id="17"/>
      <w:r>
        <w:rPr>
          <w:rFonts w:ascii="Times New Roman" w:hAnsi="Times New Roman"/>
          <w:b w:val="1"/>
          <w:bCs w:val="1"/>
          <w:outline w:val="0"/>
          <w:color w:val="000000"/>
          <w:sz w:val="20"/>
          <w:szCs w:val="20"/>
          <w:u w:color="000000"/>
          <w:rtl w:val="0"/>
          <w:lang w:val="en-US"/>
          <w14:textFill>
            <w14:solidFill>
              <w14:srgbClr w14:val="000000"/>
            </w14:solidFill>
          </w14:textFill>
        </w:rPr>
        <w:t>I</w:t>
      </w:r>
      <w:r>
        <w:rPr>
          <w:rFonts w:ascii="Times New Roman" w:hAnsi="Times New Roman"/>
          <w:b w:val="1"/>
          <w:bCs w:val="1"/>
          <w:outline w:val="0"/>
          <w:color w:val="000000"/>
          <w:sz w:val="20"/>
          <w:szCs w:val="20"/>
          <w:u w:color="000000"/>
          <w:rtl w:val="0"/>
          <w:lang w:val="en-US"/>
          <w14:textFill>
            <w14:solidFill>
              <w14:srgbClr w14:val="000000"/>
            </w14:solidFill>
          </w14:textFill>
        </w:rPr>
        <w:t>. INTRODUCTION</w:t>
      </w:r>
    </w:p>
    <w:p>
      <w:pPr>
        <w:pStyle w:val="Body"/>
        <w:spacing w:line="240" w:lineRule="auto"/>
        <w:rPr>
          <w:rFonts w:ascii="Times New Roman" w:cs="Times New Roman" w:hAnsi="Times New Roman" w:eastAsia="Times New Roman"/>
          <w:sz w:val="20"/>
          <w:szCs w:val="20"/>
        </w:rPr>
      </w:pPr>
      <w:bookmarkStart w:name="_headingh.po434jsgr5js" w:id="18"/>
      <w:bookmarkEnd w:id="18"/>
      <w:r>
        <w:rPr>
          <w:rFonts w:ascii="Times New Roman" w:cs="Times New Roman" w:hAnsi="Times New Roman" w:eastAsia="Times New Roman"/>
          <w:sz w:val="20"/>
          <w:szCs w:val="20"/>
        </w:rPr>
        <w:tab/>
      </w:r>
      <w:r>
        <w:rPr>
          <w:rFonts w:ascii="Times New Roman" w:hAnsi="Times New Roman"/>
          <w:sz w:val="20"/>
          <w:szCs w:val="20"/>
          <w:rtl w:val="0"/>
          <w:lang w:val="en-US"/>
        </w:rPr>
        <w:t xml:space="preserve">Much of human social communication is conveyed through voice. Beyond the words themselves, it conveys emotion, intention, and characteristics of the speaker [1], [2]. Remarkably, hearing even a single spoken word like </w:t>
      </w:r>
      <w:r>
        <w:rPr>
          <w:rFonts w:ascii="Times New Roman" w:hAnsi="Times New Roman" w:hint="default"/>
          <w:sz w:val="20"/>
          <w:szCs w:val="20"/>
          <w:rtl w:val="0"/>
          <w:lang w:val="en-US"/>
        </w:rPr>
        <w:t>“</w:t>
      </w:r>
      <w:r>
        <w:rPr>
          <w:rFonts w:ascii="Times New Roman" w:hAnsi="Times New Roman"/>
          <w:sz w:val="20"/>
          <w:szCs w:val="20"/>
          <w:rtl w:val="0"/>
          <w:lang w:val="en-US"/>
        </w:rPr>
        <w:t>hello</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can be sufficient for listeners to form personality impressions, including judgments of trustworthiness [3]. Such judgments arise rapidly and automatically. They are driven largely by the prosodic properties of the voice, rather than the content of what is said [4]. </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 xml:space="preserve">These rapid impressions can also have real-world consequences, such as who passes an interview and gets hired, who gets the loan, or who is considered credible. For example, Purnell, Idsardi and Baugh [5] used a single speaker fluent in three dialects of American English to telephone landlords about advertised apartments. The script was held constant while only the dialect guise varied. Rates of confirmed appointments differed across guises and tracked the racial composition of the neighborhoods. In a companion experiment, listeners identified the speaker's dialect from the single word hello at well above chance, with phonetic analyses locating the relevant cues primarily in vowel quality. Because the same speaker produced all dialect guises, the differential treatment could be attributable to linguistic variation rather than individual differences. Social categorization from voice therefore can be rapid, acoustically recoverable, and consequential. </w:t>
      </w:r>
    </w:p>
    <w:p>
      <w:pPr>
        <w:pStyle w:val="Body"/>
        <w:spacing w:line="240" w:lineRule="auto"/>
        <w:rPr>
          <w:rFonts w:ascii="Times New Roman" w:cs="Times New Roman" w:hAnsi="Times New Roman" w:eastAsia="Times New Roman"/>
          <w:sz w:val="20"/>
          <w:szCs w:val="20"/>
        </w:rPr>
      </w:pPr>
      <w:r>
        <w:rPr>
          <w:rFonts w:ascii="Times New Roman" w:cs="Times New Roman" w:hAnsi="Times New Roman" w:eastAsia="Times New Roman"/>
          <w:sz w:val="20"/>
          <w:szCs w:val="20"/>
          <w:rtl w:val="0"/>
        </w:rPr>
        <w:tab/>
        <w:t>The same concern extends to speech-based artificial intelligence. Listeners attribute social and personality characteristics to artificial voices as well, suggesting that human and machine voices can be evaluated along similar social dimensions [6]. At the same time, speech is increasingly used as input to automated systems, including voice assistants, customer-service systems, fraud-detection tools, recruitment screening systems, and emerging courtroom and clinical decision-support technologies. A machine-learning system that predicts socially consequential characteristics from voice may therefore inherit both the informative structure of the acoustic signal and the biases associated with how voices are socially perceived [7].</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The present study focuses on one such characteristic: trustworthiness. We ask whether machine-learning models can classify trustworthy intent from speech well across demographic groups through analyzing acoustic features, and whether any observed fairness advantage remains stable when the model is retrained.</w:t>
      </w:r>
    </w:p>
    <w:p>
      <w:pPr>
        <w:pStyle w:val="Body"/>
        <w:spacing w:line="240" w:lineRule="auto"/>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A. Acoustic Cues of Trustworthiness</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 xml:space="preserve">The rapid impressions and judgments from voice are not arbitrary but instead show high consistency across listeners with a relatively low-dimensional structure. McAleer, Todorov, and Belin [3] asked 320 listeners rated 64 sub-second utterances of </w:t>
      </w:r>
      <w:r>
        <w:rPr>
          <w:rFonts w:ascii="Times New Roman" w:hAnsi="Times New Roman" w:hint="default"/>
          <w:sz w:val="20"/>
          <w:szCs w:val="20"/>
          <w:rtl w:val="0"/>
          <w:lang w:val="en-US"/>
        </w:rPr>
        <w:t>“</w:t>
      </w:r>
      <w:r>
        <w:rPr>
          <w:rFonts w:ascii="Times New Roman" w:hAnsi="Times New Roman"/>
          <w:sz w:val="20"/>
          <w:szCs w:val="20"/>
          <w:rtl w:val="0"/>
          <w:lang w:val="en-US"/>
        </w:rPr>
        <w:t>hello</w:t>
      </w:r>
      <w:r>
        <w:rPr>
          <w:rFonts w:ascii="Times New Roman" w:hAnsi="Times New Roman" w:hint="default"/>
          <w:sz w:val="20"/>
          <w:szCs w:val="20"/>
          <w:rtl w:val="0"/>
          <w:lang w:val="en-US"/>
        </w:rPr>
        <w:t>”</w:t>
      </w:r>
      <w:r>
        <w:rPr>
          <w:rFonts w:ascii="Times New Roman" w:hAnsi="Times New Roman"/>
          <w:sz w:val="20"/>
          <w:szCs w:val="20"/>
          <w:rtl w:val="0"/>
          <w:lang w:val="en-US"/>
        </w:rPr>
        <w:t xml:space="preserve">, and personality judgments were highly consistent (Cronbach's </w:t>
      </w:r>
      <w:r>
        <w:rPr>
          <w:rFonts w:ascii="Times New Roman" w:hAnsi="Times New Roman" w:hint="default"/>
          <w:sz w:val="20"/>
          <w:szCs w:val="20"/>
          <w:rtl w:val="0"/>
          <w:lang w:val="en-US"/>
        </w:rPr>
        <w:t xml:space="preserve">α </w:t>
      </w:r>
      <w:r>
        <w:rPr>
          <w:rFonts w:ascii="Times New Roman" w:hAnsi="Times New Roman"/>
          <w:sz w:val="20"/>
          <w:szCs w:val="20"/>
          <w:rtl w:val="0"/>
          <w:lang w:val="en-US"/>
        </w:rPr>
        <w:t>&gt; 0.88). In addition, eight traits could be reduced to two principal dimensions, valence and dominance, which together explained 88% of the variance in both male and female voices, mirroring the two-dimensional structure reported for face evaluation [8]. Trustworthiness is mainly reflected by valence.</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This consistency may have a basis in the way voices are processed. Belin, Bestelmeyer, Latinus, and Watson [9] proposed that voices, like faces, provide socially relevant information that can be represented within a multidimensional perceptual space. Two major dimensions of this space are fundamental frequency and formant frequency, with individual voices encoded relative to a prototypical or average voice. If social judgments depend on measurable differences among acoustic properties, then the relationship between those properties and perceived traits could be modeled computationally.</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Evidence that trustworthiness judgments can be manipulated through acoustics comes from Belin, Boehme, and McAleer [4]. Using highly trustworthy- and untrustworthy-sounding male voice samples, they created a continuum of acoustically morphed versions and asked 500 listeners to rate each voice. Perceived trustworthiness tracked position along the acoustic continuum closely. The strongest differences involved the shape of the pitch contour rather than average pitch: trustworthy-sounding hellos began at a relatively high pitch, fell toward the middle of the utterance, and rose again at the end, whereas untrustworthy-sounding voices began lower and remained comparatively flat.</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Subsequent studies converge on a broader family of acoustic correlates, including fundamental frequency (F0), intonation, speech rate, and voice-quality measures such as harmonics-to-noise ratio (HNR) [3], [10]-[14]. However, the direction of individual effects is inconsistent. Lower pitch has been associated with greater perceived trustworthiness in several studies, whereas others report the opposite pattern [3], [10]-[14]. The same frequency dimensions also drive attributions of dominance [15]. Similarly, although higher HNR is conventionally read as an index of vocal health [16], both higher and lower HNR have been associated with trustworthiness in different studies [17], [13].</w:t>
      </w:r>
    </w:p>
    <w:p>
      <w:pPr>
        <w:pStyle w:val="Body"/>
        <w:spacing w:line="240" w:lineRule="auto"/>
        <w:ind w:firstLine="720"/>
      </w:pPr>
      <w:r>
        <w:rPr>
          <w:rFonts w:ascii="Times New Roman" w:hAnsi="Times New Roman"/>
          <w:sz w:val="20"/>
          <w:szCs w:val="20"/>
          <w:rtl w:val="0"/>
          <w:lang w:val="en-US"/>
        </w:rPr>
        <w:t>Maltezou-Papastylianou, Scherer, and Paulmann [6] reviewed 24 studies and suggested that these inconsistencies may reflect differences in linguistic and cultural context, task design, and multimodal cues. Across studies, individual acoustic features considered in isolation often produced inconclusive findings, whereas multivariate approaches combining multiple features yielded more balanced results. In addition, only three of the 24 studies received high ratings for the diversity of their speaker and listener samples. Belin et al. [4] similarly identified population diversity as an important unanswered question.</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Thus, previous research establishes that vocal trustworthiness is associated with measurable acoustic properties, making it a tractable computational target. On the other hand, it leaves a critical question: do the same acoustic patterns characterize trustworthy speech across different demographic groups?</w:t>
      </w:r>
    </w:p>
    <w:p>
      <w:pPr>
        <w:pStyle w:val="Body"/>
        <w:spacing w:line="240" w:lineRule="auto"/>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B. From Vocal Traits to Machine Classification</w:t>
      </w:r>
    </w:p>
    <w:p>
      <w:pPr>
        <w:pStyle w:val="Body"/>
        <w:spacing w:line="240" w:lineRule="auto"/>
        <w:ind w:firstLine="720"/>
        <w:rPr>
          <w:rFonts w:ascii="Times New Roman" w:cs="Times New Roman" w:hAnsi="Times New Roman" w:eastAsia="Times New Roman"/>
          <w:sz w:val="20"/>
          <w:szCs w:val="20"/>
        </w:rPr>
      </w:pPr>
      <w:bookmarkStart w:name="_headingh.bz11es8zlzmh" w:id="19"/>
      <w:bookmarkEnd w:id="19"/>
      <w:r>
        <w:rPr>
          <w:rFonts w:ascii="Times New Roman" w:hAnsi="Times New Roman"/>
          <w:sz w:val="20"/>
          <w:szCs w:val="20"/>
          <w:rtl w:val="0"/>
          <w:lang w:val="en-US"/>
        </w:rPr>
        <w:t>P</w:t>
      </w:r>
      <w:r>
        <w:rPr>
          <w:rFonts w:ascii="Times New Roman" w:hAnsi="Times New Roman"/>
          <w:sz w:val="20"/>
          <w:szCs w:val="20"/>
          <w:rtl w:val="0"/>
          <w:lang w:val="en-US"/>
        </w:rPr>
        <w:t>redicting speaker characteristics from acoustic features is an established area of computational paralinguistics. Previous literature has provided a unified test-bed for various speaker traits [18], [19]. For example, the INTERSPEECH 2012 Speaker Trait Challenge evaluated machine classification of personality, likability, and speech intelligibility using a common feature set and evaluation framework [18]. However, trustworthy intent was not included as a target, and although demographic characteristics such as gender, age, and nativeness were considered in experimental design, performance was generally not reported separately for demographic groups.</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The Trustworthy Intent in Speech (TIS) Corpus [20], [21] more directly considered these demographic factors, providing the foundation for the present study (see Section III for more detailed description of this corpus). It contains 1,152 utterances from 96 untrained speakers spanning three ethnic backgrounds, including White, Black, and South Asian, and two age groups and both sexes. Each speaker produced matched neutral and trustworthy-intent versions of assigned sentences. The original validation study trained Random Forest and Logistic Regression classifiers using acoustic features extracted with VoiceLab. Overall accuracy reached approximately 71% and 69%, respectively. However, performance differed across ethnic groups: the tree-based classifier reached 71% accuracy for White speakers, compared with 68% for Black speakers and 66% for South Asian speakers [20].</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These results raise a fairness concern as well as some methodological questions. First, both models were evaluated from single training runs, making it impossible to estimate how accuracy or demographic disparities would change after retraining. Second, the observed performance gap was reported but not actively mitigated. Third, only linear and tree-based models were evaluated, leaving open whether more expressive models could improve both classification accuracy and demographic balance. Finally, although feature importance was examined, the study did not test whether demographic information was encoded in a learned representation and subsequently used by the classifier.</w:t>
      </w:r>
    </w:p>
    <w:p>
      <w:pPr>
        <w:pStyle w:val="Body"/>
        <w:spacing w:line="240" w:lineRule="auto"/>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C. Why Demographic Fairness Matters in Speech AI</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Performance disparities across demographic groups are common in speech technologies. Koenecke et al. [7] evaluated commercial automatic speech-recognition systems from Amazon, Apple, Google, IBM, and Microsoft using interview recordings from Black and White speakers matched on several characteristics. Across all systems, word error rates were substantially higher for Black speakers. On a subset of utterances in which a Black and a White speaker had produced identical text, the disparity persisted, indicating that the gap arose primarily from the acoustic model rather than from lexical coverage or the language model. The sources of variation the authors identify, including prosody, pitch, pronunciation, rhythm, and vowel duration, overlap substantially with the acoustic properties implicated in vocal trustworthiness. Tatman [22] found a comparable pattern in YouTube's automatic captions, with higher word error rates for women than for men and for Scottish speakers than for speakers from the United States or New Zealand.</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Bias of this kind also enters through how a corpus is annotated. Sap et al. [23] showed that annotators unfamiliar with African American English were more likely to read its linguistic features as offensive, causing a classifier trained on those judgments to disproportionately flag non-offensive African American English as offensive. This distinction is especially important for vocal trustworthiness. On one hand, research on vocal trustworthiness has largely focused on young, white, Western speakers, a demographic skew named White Western individualistic bias (WWIB) [24]. On the other hand, even with multiple demographic groups, a dataset labeled according to listener impressions cannot easily distinguish between two explanations for poorer performance in one demographic group: the acoustic patterns produced by that group may be more difficult to classify, or listeners may systematically interpret that group's voices differently. High agreement among listeners would not resolve this problem, because agreement reflects consistency of perception rather than the accuracy of the judgment. The TIS Corpus instead labels speaker intent: each utterance records whether the speaker intended to convey trustworthiness rather than whether listeners judged it as trustworthy. This allows a different question to be asked to more directly address the fairness problem</w:t>
      </w:r>
      <w:r>
        <w:rPr>
          <w:rFonts w:ascii="Times New Roman" w:hAnsi="Times New Roman"/>
          <w:b w:val="1"/>
          <w:bCs w:val="1"/>
          <w:sz w:val="20"/>
          <w:szCs w:val="20"/>
          <w:rtl w:val="0"/>
          <w:lang w:val="en-US"/>
        </w:rPr>
        <w:t>: can speakers from different demographic groups convey trustworthy intent through different acoustic cues, and can a model recognize those cues equally well</w:t>
      </w:r>
      <w:r>
        <w:rPr>
          <w:rFonts w:ascii="Times New Roman" w:hAnsi="Times New Roman"/>
          <w:sz w:val="20"/>
          <w:szCs w:val="20"/>
          <w:rtl w:val="0"/>
          <w:lang w:val="en-US"/>
        </w:rPr>
        <w:t>? By modeling the signal at the point of production rather than the outcome of social perception, the present study avoids treating group-specific listener expectations as if they were intrinsic properties of speakers' voices.</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 xml:space="preserve">Fairness can be defined in several ways. Equalized odds, for example, requires error rates to be equal across protected groups, whereas equal opportunity focuses on equality of true-positive rates [25]. These criteria provide important information about the direction and type of errors, but they are not the primary focus of the present study. Instead, we use the maximum-minus-minimum per-group accuracy gap, </w:t>
      </w:r>
      <w:r>
        <w:rPr>
          <w:rFonts w:ascii="Times New Roman" w:hAnsi="Times New Roman" w:hint="default"/>
          <w:sz w:val="20"/>
          <w:szCs w:val="20"/>
          <w:rtl w:val="0"/>
          <w:lang w:val="en-US"/>
        </w:rPr>
        <w:t>Δ</w:t>
      </w:r>
      <w:r>
        <w:rPr>
          <w:rFonts w:ascii="Times New Roman" w:hAnsi="Times New Roman"/>
          <w:sz w:val="20"/>
          <w:szCs w:val="20"/>
          <w:rtl w:val="0"/>
          <w:lang w:val="en-US"/>
        </w:rPr>
        <w:t>. This measure matches the quantity reported in the original TIS validation study and reduces demographic performance differences to a single value that can be compared systematically across repeated training runs. It does not capture all aspects of fairness, particularly the direction of errors, and should therefore be interpreted as a diagnostic rather than as definitive proof that a model is fair [25].</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In addition, we use adversarial learning to reduce demographic dependence. The Domain-Adversarial Neural Network (DANN), introduced by Ganin et al. [26], was originally developed for domain adaptation. A shared feature extractor feeds both a task classifier and a domain classifier. A gradient-reversal layer allows the model to learn features that improve performance on the main task while making the domain more difficult to recover from the learned representation. This framework can be adapted to demographic fairness by replacing the domain label with a protected attribute [27]. The resulting adversarial objective encourages the representation to remain useful for the target task while reducing the amount of demographic information it contains. Related work has shown that representation-level adversarial learning can improve fairness under particular conditions [28], [27], while alternative approaches apply the adversary directly to the model's output to target criteria such as demographic parity, equalized odds, or equality of opportunity [29], [30].</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Adversarial learning has also been applied to speech. Tu et al. [31] used a gradient-reversal architecture for speech emotion recognition, training a model to predict emotion while making speaker identity more difficult to recover. Their adversarial model outperformed a comparable emotion-only baseline, suggesting that gradient reversal can help separate task-relevant information from unwanted speaker characteristics. However, speaker identity is not equivalent to demographic membership, and the study did not evaluate demographic performance disparities.</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Motivated by this literature, we develop DANN-Trust, which uses ethnicity as the adversarial attribute. Its goal is not simply to maximize accuracy on a single training run, but to test whether reducing demographic information in the learned representation can improve both demographic fairness and the reliability of that fairness across retraining.</w:t>
      </w:r>
    </w:p>
    <w:p>
      <w:pPr>
        <w:pStyle w:val="Body"/>
        <w:spacing w:line="240" w:lineRule="auto"/>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D. The Missing Dimension: Stability Across Retraining</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Most fairness evaluations report a single result or an average across repeated runs without examining how strongly fairness itself varies between trainings. However, modern machine-learning pipelines can be underspecified: many models trained with the same data and architecture can achieve nearly identical test accuracy while relying on different signals and exhibiting different behavior outside the primary evaluation criterion [32]. According to D'Amour et al. [32], models differing only in random seed achieved nearly identical standard test accuracy while varying substantially in robustness to corrupted data, demographic performance, or reliance on gender stereotypes. In other words, conventional accuracy could not distinguish among models that behaved very differently on properties not explicitly constrained during training.</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This concern applies directly to fairness. Qian et al. [33] found that fairness metrics could vary substantially even across repeated training runs conducted under highly controlled condition, differing by up to 12.6 percentage points on demographic parity from software-level nondeterminism alone, where earlier work they cite reports the same source moving accuracy by at most 2.9%. In some cases, a debiasing method appeared to improve fairness in a single run but was less fair when evaluated across repeated runs. They therefore recommend evaluating fairness interventions through repeated training rather than relying on single measurements.</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Neither line of work has directly addressed vocal trustworthiness. Moreover, relatively few fairness studies report the distribution of fairness metrics across repeated runs [33]. This creates an important gap: a model may appear fair in one training run but exhibit a substantially larger demographic performance gap after retraining. For systems that may be retrained or redeployed, fairness should therefore be evaluated not only by its average level but also by its stability.</w:t>
      </w:r>
    </w:p>
    <w:p>
      <w:pPr>
        <w:pStyle w:val="Body"/>
        <w:spacing w:line="240" w:lineRule="auto"/>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E. The Present Study</w:t>
      </w:r>
    </w:p>
    <w:p>
      <w:pPr>
        <w:pStyle w:val="Body"/>
        <w:spacing w:line="240" w:lineRule="auto"/>
        <w:ind w:firstLine="360"/>
        <w:rPr>
          <w:rFonts w:ascii="Times New Roman" w:cs="Times New Roman" w:hAnsi="Times New Roman" w:eastAsia="Times New Roman"/>
          <w:sz w:val="20"/>
          <w:szCs w:val="20"/>
        </w:rPr>
      </w:pPr>
      <w:r>
        <w:rPr>
          <w:rFonts w:ascii="Times New Roman" w:hAnsi="Times New Roman"/>
          <w:sz w:val="20"/>
          <w:szCs w:val="20"/>
          <w:rtl w:val="0"/>
          <w:lang w:val="en-US"/>
        </w:rPr>
        <w:t xml:space="preserve">We address both fairness and stability problems using the TIS Corpus [20]. We evaluate five classifiers using a single 80/20 train-test split stratified jointly by trustworthy-intent label and ethnicity, ensuring that all models are evaluated on the same data partition. The models include the Random Forest and Logistic Regression baselines from the source study, a three-layer artificial neural network (ANN), a one-dimensional convolutional neural network (1D-CNN), and DANN-Trust, a domain-adversarial network incorporating a gradient-reversal layer [26]. Each model is retrained under five random seeds. Overall accuracy and the per-ethnicity fairness gap, </w:t>
      </w:r>
      <w:r>
        <w:rPr>
          <w:rFonts w:ascii="Times New Roman" w:hAnsi="Times New Roman" w:hint="default"/>
          <w:sz w:val="20"/>
          <w:szCs w:val="20"/>
          <w:rtl w:val="0"/>
          <w:lang w:val="en-US"/>
        </w:rPr>
        <w:t>Δ</w:t>
      </w:r>
      <w:r>
        <w:rPr>
          <w:rFonts w:ascii="Times New Roman" w:hAnsi="Times New Roman"/>
          <w:sz w:val="20"/>
          <w:szCs w:val="20"/>
          <w:rtl w:val="0"/>
          <w:lang w:val="en-US"/>
        </w:rPr>
        <w:t>, are therefore evaluated as distributions rather than as single values. To determine whether DANN-Trust actually reduces demographic information within its learned representation rather than merely avoiding its use in the final prediction, we additionally freeze the trained encoder and probe whether speaker ethnicity can be recovered from its representations. Together, these analyses move beyond the question of which model achieves the highest accuracy in a single experiment. Instead, they ask whether a model's demographic performance is balanced, whether that balance persists when the model is retrained, and whether demographic information remains embedded within the representation used to make its predictions.</w:t>
      </w:r>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ulrwr2uiuo3f" w:id="20"/>
      <w:bookmarkEnd w:id="20"/>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II. DATASET AND FEATURES</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b03gkj1t6f0g" w:id="21"/>
      <w:bookmarkEnd w:id="21"/>
      <w:r>
        <w:rPr>
          <w:rFonts w:ascii="Times New Roman" w:hAnsi="Times New Roman"/>
          <w:outline w:val="0"/>
          <w:color w:val="000000"/>
          <w:sz w:val="20"/>
          <w:szCs w:val="20"/>
          <w:u w:color="000000"/>
          <w:rtl w:val="0"/>
          <w:lang w:val="en-US"/>
          <w14:textFill>
            <w14:solidFill>
              <w14:srgbClr w14:val="000000"/>
            </w14:solidFill>
          </w14:textFill>
        </w:rPr>
        <w:t>A</w:t>
      </w:r>
      <w:r>
        <w:rPr>
          <w:rFonts w:ascii="Times New Roman" w:hAnsi="Times New Roman"/>
          <w:outline w:val="0"/>
          <w:color w:val="000000"/>
          <w:sz w:val="20"/>
          <w:szCs w:val="20"/>
          <w:u w:color="000000"/>
          <w:rtl w:val="0"/>
          <w:lang w:val="en-US"/>
          <w14:textFill>
            <w14:solidFill>
              <w14:srgbClr w14:val="000000"/>
            </w14:solidFill>
          </w14:textFill>
        </w:rPr>
        <w:t>. Dataset description</w:t>
      </w:r>
    </w:p>
    <w:p>
      <w:pPr>
        <w:pStyle w:val="Body"/>
        <w:spacing w:line="240" w:lineRule="auto"/>
        <w:rPr>
          <w:rFonts w:ascii="Times New Roman" w:cs="Times New Roman" w:hAnsi="Times New Roman" w:eastAsia="Times New Roman"/>
          <w:sz w:val="20"/>
          <w:szCs w:val="20"/>
        </w:rPr>
      </w:pP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5a8c7cot2unz" w:id="22"/>
      <w:bookmarkEnd w:id="22"/>
      <w:r>
        <w:rPr>
          <w:rFonts w:ascii="Times New Roman" w:hAnsi="Times New Roman"/>
          <w:outline w:val="0"/>
          <w:color w:val="000000"/>
          <w:sz w:val="20"/>
          <w:szCs w:val="20"/>
          <w:u w:color="000000"/>
          <w:rtl w:val="0"/>
          <w:lang w:val="en-US"/>
          <w14:textFill>
            <w14:solidFill>
              <w14:srgbClr w14:val="000000"/>
            </w14:solidFill>
          </w14:textFill>
        </w:rPr>
        <w:t>1</w:t>
      </w:r>
      <w:r>
        <w:rPr>
          <w:rFonts w:ascii="Times New Roman" w:hAnsi="Times New Roman"/>
          <w:outline w:val="0"/>
          <w:color w:val="000000"/>
          <w:sz w:val="20"/>
          <w:szCs w:val="20"/>
          <w:u w:color="000000"/>
          <w:rtl w:val="0"/>
          <w:lang w:val="en-US"/>
          <w14:textFill>
            <w14:solidFill>
              <w14:srgbClr w14:val="000000"/>
            </w14:solidFill>
          </w14:textFill>
        </w:rPr>
        <w:t>) The Trustworthy Intent in Speech (TIS) Corpus:</w:t>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All experiments are conducted on the Trustworthy Intent in Speech (TIS) Corpus released by Maltezou-Papastylianou, Scherer, and Paulmann [20], an open-access dataset distributed under the CC-BY 4.0 license on the Open Science Framework at doi.org/10.17605/OSF.IO/45D8J [21]. The source paper introduces it as a novel open-access dataset created to close a gap in existing stimuli, which are drawn predominantly from white, younger adult speakers [20].</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The corpus comprises 1,152 utterances produced by 96 untrained adult speakers. Younger speakers and older White speakers were recruited online via the Prolific platform, whereas most older Black and older South Asian speakers were recruited through posters and word of mouth in the United Kingdom, owing to limited responses on Prolific. Each speaker produced their allocated sentences twice: once in a natural voice (labeled </w:t>
      </w:r>
      <w:r>
        <w:rPr>
          <w:rFonts w:ascii="Times New Roman" w:hAnsi="Times New Roman"/>
          <w:i w:val="1"/>
          <w:iCs w:val="1"/>
          <w:sz w:val="20"/>
          <w:szCs w:val="20"/>
          <w:rtl w:val="0"/>
          <w:lang w:val="de-DE"/>
        </w:rPr>
        <w:t>Neutral</w:t>
      </w:r>
      <w:r>
        <w:rPr>
          <w:rFonts w:ascii="Times New Roman" w:hAnsi="Times New Roman"/>
          <w:sz w:val="20"/>
          <w:szCs w:val="20"/>
          <w:rtl w:val="0"/>
          <w:lang w:val="en-US"/>
        </w:rPr>
        <w:t xml:space="preserve">) and once while attempting to convey trustworthiness (labeled </w:t>
      </w:r>
      <w:r>
        <w:rPr>
          <w:rFonts w:ascii="Times New Roman" w:hAnsi="Times New Roman"/>
          <w:i w:val="1"/>
          <w:iCs w:val="1"/>
          <w:sz w:val="20"/>
          <w:szCs w:val="20"/>
          <w:rtl w:val="0"/>
          <w:lang w:val="en-US"/>
        </w:rPr>
        <w:t>Trustworthy</w:t>
      </w:r>
      <w:r>
        <w:rPr>
          <w:rFonts w:ascii="Times New Roman" w:hAnsi="Times New Roman"/>
          <w:sz w:val="20"/>
          <w:szCs w:val="20"/>
          <w:rtl w:val="0"/>
          <w:lang w:val="en-US"/>
        </w:rPr>
        <w:t xml:space="preserve">), yielding a binary intent label (Neutral vs. Trustworthy) with 576 utterances per class. </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demographic metadata consist of three factors: ethnicity (White, Black, South Asian), age group (younger adults aged 18 to 45, older adults aged 60 and over), and sex (female, male). Table 1 reproduces the speaker breakdown from the source paper. The four younger-adult ethnic cells are balanced at N = 20 each with an approximately even sex split, but the older cells are smaller and uneven, with only N = 8 older Black and N = 8 older South Asian speakers compared with N = 20 older White. The source paper frames its demographically diverse sampling as a corrective to the White Western individualistic bias (WWIB), the tendency of voice-perception research to concentrate on white, Western speakers in a way that limits the generalizability of findings; our fairness analysis carries that concern from the composition of the corpus to the behavior of the models trained on it. This imbalance is a recognized limitation of the corpus and motivates our stratified evaluation and seed-averaged metrics in Section III-G.</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Table 1: Speaker demographics in the TIS Corpus, reproduced from Maltezou-Papastylianou et al. [1, Table 2].</w:t>
      </w:r>
    </w:p>
    <w:tbl>
      <w:tblPr>
        <w:tblW w:w="44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3"/>
        <w:gridCol w:w="1117"/>
        <w:gridCol w:w="1003"/>
        <w:gridCol w:w="808"/>
        <w:gridCol w:w="653"/>
      </w:tblGrid>
      <w:tr>
        <w:tblPrEx>
          <w:shd w:val="clear" w:color="auto" w:fill="ced7e7"/>
        </w:tblPrEx>
        <w:trPr>
          <w:trHeight w:val="403" w:hRule="atLeast"/>
        </w:trPr>
        <w:tc>
          <w:tcPr>
            <w:tcW w:type="dxa" w:w="87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Ethnicity</w:t>
            </w:r>
          </w:p>
        </w:tc>
        <w:tc>
          <w:tcPr>
            <w:tcW w:type="dxa" w:w="111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Age-group</w:t>
            </w:r>
          </w:p>
        </w:tc>
        <w:tc>
          <w:tcPr>
            <w:tcW w:type="dxa" w:w="100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Female N</w:t>
            </w:r>
          </w:p>
        </w:tc>
        <w:tc>
          <w:tcPr>
            <w:tcW w:type="dxa" w:w="80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Male N</w:t>
            </w:r>
          </w:p>
        </w:tc>
        <w:tc>
          <w:tcPr>
            <w:tcW w:type="dxa" w:w="65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Total</w:t>
            </w:r>
          </w:p>
        </w:tc>
      </w:tr>
      <w:tr>
        <w:tblPrEx>
          <w:shd w:val="clear" w:color="auto" w:fill="ced7e7"/>
        </w:tblPrEx>
        <w:trPr>
          <w:trHeight w:val="335" w:hRule="atLeast"/>
        </w:trPr>
        <w:tc>
          <w:tcPr>
            <w:tcW w:type="dxa" w:w="873"/>
            <w:vMerge w:val="restart"/>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commentReference w:id="23"/>
            </w:r>
            <w:r>
              <w:rPr>
                <w:rFonts w:ascii="Times New Roman" w:hAnsi="Times New Roman"/>
                <w:sz w:val="16"/>
                <w:szCs w:val="16"/>
                <w:shd w:val="nil" w:color="auto" w:fill="auto"/>
                <w:rtl w:val="0"/>
                <w:lang w:val="en-US"/>
              </w:rPr>
              <w:t>White</w:t>
            </w:r>
            <w:r>
              <w:rPr>
                <w:rFonts w:ascii="Times New Roman" w:cs="Times New Roman" w:hAnsi="Times New Roman" w:eastAsia="Times New Roman"/>
                <w:sz w:val="16"/>
                <w:szCs w:val="16"/>
                <w:shd w:val="nil" w:color="auto" w:fill="auto"/>
              </w:rPr>
            </w:r>
          </w:p>
        </w:tc>
        <w:tc>
          <w:tcPr>
            <w:tcW w:type="dxa" w:w="111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commentReference w:id="24"/>
            </w:r>
            <w:r>
              <w:rPr>
                <w:rFonts w:ascii="Times New Roman" w:hAnsi="Times New Roman"/>
                <w:sz w:val="16"/>
                <w:szCs w:val="16"/>
                <w:shd w:val="nil" w:color="auto" w:fill="auto"/>
                <w:rtl w:val="0"/>
                <w:lang w:val="en-US"/>
              </w:rPr>
              <w:t>Younger</w:t>
            </w:r>
          </w:p>
        </w:tc>
        <w:tc>
          <w:tcPr>
            <w:tcW w:type="dxa" w:w="100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10</w:t>
            </w:r>
          </w:p>
        </w:tc>
        <w:tc>
          <w:tcPr>
            <w:tcW w:type="dxa" w:w="80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10</w:t>
            </w:r>
          </w:p>
        </w:tc>
        <w:tc>
          <w:tcPr>
            <w:tcW w:type="dxa" w:w="65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20</w:t>
            </w:r>
          </w:p>
        </w:tc>
      </w:tr>
      <w:tr>
        <w:tblPrEx>
          <w:shd w:val="clear" w:color="auto" w:fill="ced7e7"/>
        </w:tblPrEx>
        <w:trPr>
          <w:trHeight w:val="335" w:hRule="atLeast"/>
        </w:trPr>
        <w:tc>
          <w:tcPr>
            <w:tcW w:type="dxa" w:w="873"/>
            <w:vMerge w:val="continue"/>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Pr>
          <w:p/>
        </w:tc>
        <w:tc>
          <w:tcPr>
            <w:tcW w:type="dxa" w:w="111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commentReference w:id="25"/>
            </w:r>
            <w:r>
              <w:rPr>
                <w:rFonts w:ascii="Times New Roman" w:hAnsi="Times New Roman"/>
                <w:sz w:val="16"/>
                <w:szCs w:val="16"/>
                <w:shd w:val="nil" w:color="auto" w:fill="auto"/>
                <w:rtl w:val="0"/>
                <w:lang w:val="en-US"/>
              </w:rPr>
              <w:t>Older</w:t>
            </w:r>
          </w:p>
        </w:tc>
        <w:tc>
          <w:tcPr>
            <w:tcW w:type="dxa" w:w="100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10</w:t>
            </w:r>
          </w:p>
        </w:tc>
        <w:tc>
          <w:tcPr>
            <w:tcW w:type="dxa" w:w="80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10</w:t>
            </w:r>
          </w:p>
        </w:tc>
        <w:tc>
          <w:tcPr>
            <w:tcW w:type="dxa" w:w="65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20</w:t>
            </w:r>
          </w:p>
        </w:tc>
      </w:tr>
      <w:tr>
        <w:tblPrEx>
          <w:shd w:val="clear" w:color="auto" w:fill="ced7e7"/>
        </w:tblPrEx>
        <w:trPr>
          <w:trHeight w:val="335" w:hRule="atLeast"/>
        </w:trPr>
        <w:tc>
          <w:tcPr>
            <w:tcW w:type="dxa" w:w="873"/>
            <w:vMerge w:val="restart"/>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Black</w:t>
            </w:r>
            <w:r>
              <w:rPr>
                <w:rFonts w:ascii="Times New Roman" w:cs="Times New Roman" w:hAnsi="Times New Roman" w:eastAsia="Times New Roman"/>
                <w:sz w:val="16"/>
                <w:szCs w:val="16"/>
                <w:shd w:val="nil" w:color="auto" w:fill="auto"/>
              </w:rPr>
            </w:r>
          </w:p>
        </w:tc>
        <w:tc>
          <w:tcPr>
            <w:tcW w:type="dxa" w:w="111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Younger</w:t>
            </w:r>
          </w:p>
        </w:tc>
        <w:tc>
          <w:tcPr>
            <w:tcW w:type="dxa" w:w="100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11</w:t>
            </w:r>
          </w:p>
        </w:tc>
        <w:tc>
          <w:tcPr>
            <w:tcW w:type="dxa" w:w="80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9</w:t>
            </w:r>
          </w:p>
        </w:tc>
        <w:tc>
          <w:tcPr>
            <w:tcW w:type="dxa" w:w="65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20</w:t>
            </w:r>
          </w:p>
        </w:tc>
      </w:tr>
      <w:tr>
        <w:tblPrEx>
          <w:shd w:val="clear" w:color="auto" w:fill="ced7e7"/>
        </w:tblPrEx>
        <w:trPr>
          <w:trHeight w:val="335" w:hRule="atLeast"/>
        </w:trPr>
        <w:tc>
          <w:tcPr>
            <w:tcW w:type="dxa" w:w="873"/>
            <w:vMerge w:val="continue"/>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Pr>
          <w:p/>
        </w:tc>
        <w:tc>
          <w:tcPr>
            <w:tcW w:type="dxa" w:w="111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Older</w:t>
            </w:r>
          </w:p>
        </w:tc>
        <w:tc>
          <w:tcPr>
            <w:tcW w:type="dxa" w:w="100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5</w:t>
            </w:r>
          </w:p>
        </w:tc>
        <w:tc>
          <w:tcPr>
            <w:tcW w:type="dxa" w:w="80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3</w:t>
            </w:r>
          </w:p>
        </w:tc>
        <w:tc>
          <w:tcPr>
            <w:tcW w:type="dxa" w:w="65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8</w:t>
            </w:r>
          </w:p>
        </w:tc>
      </w:tr>
      <w:tr>
        <w:tblPrEx>
          <w:shd w:val="clear" w:color="auto" w:fill="ced7e7"/>
        </w:tblPrEx>
        <w:trPr>
          <w:trHeight w:val="335" w:hRule="atLeast"/>
        </w:trPr>
        <w:tc>
          <w:tcPr>
            <w:tcW w:type="dxa" w:w="873"/>
            <w:vMerge w:val="restart"/>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South Asian</w:t>
            </w:r>
            <w:r>
              <w:rPr>
                <w:rFonts w:ascii="Times New Roman" w:cs="Times New Roman" w:hAnsi="Times New Roman" w:eastAsia="Times New Roman"/>
                <w:sz w:val="16"/>
                <w:szCs w:val="16"/>
                <w:shd w:val="nil" w:color="auto" w:fill="auto"/>
              </w:rPr>
            </w:r>
          </w:p>
        </w:tc>
        <w:tc>
          <w:tcPr>
            <w:tcW w:type="dxa" w:w="111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Younger</w:t>
            </w:r>
          </w:p>
        </w:tc>
        <w:tc>
          <w:tcPr>
            <w:tcW w:type="dxa" w:w="100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10</w:t>
            </w:r>
          </w:p>
        </w:tc>
        <w:tc>
          <w:tcPr>
            <w:tcW w:type="dxa" w:w="80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10</w:t>
            </w:r>
          </w:p>
        </w:tc>
        <w:tc>
          <w:tcPr>
            <w:tcW w:type="dxa" w:w="65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20</w:t>
            </w:r>
          </w:p>
        </w:tc>
      </w:tr>
      <w:tr>
        <w:tblPrEx>
          <w:shd w:val="clear" w:color="auto" w:fill="ced7e7"/>
        </w:tblPrEx>
        <w:trPr>
          <w:trHeight w:val="335" w:hRule="atLeast"/>
        </w:trPr>
        <w:tc>
          <w:tcPr>
            <w:tcW w:type="dxa" w:w="873"/>
            <w:vMerge w:val="continue"/>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Pr>
          <w:p/>
        </w:tc>
        <w:tc>
          <w:tcPr>
            <w:tcW w:type="dxa" w:w="111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Older</w:t>
            </w:r>
          </w:p>
        </w:tc>
        <w:tc>
          <w:tcPr>
            <w:tcW w:type="dxa" w:w="100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4</w:t>
            </w:r>
          </w:p>
        </w:tc>
        <w:tc>
          <w:tcPr>
            <w:tcW w:type="dxa" w:w="80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4</w:t>
            </w:r>
          </w:p>
        </w:tc>
        <w:tc>
          <w:tcPr>
            <w:tcW w:type="dxa" w:w="65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8</w:t>
            </w:r>
          </w:p>
        </w:tc>
      </w:tr>
      <w:tr>
        <w:tblPrEx>
          <w:shd w:val="clear" w:color="auto" w:fill="ced7e7"/>
        </w:tblPrEx>
        <w:trPr>
          <w:trHeight w:val="335" w:hRule="atLeast"/>
        </w:trPr>
        <w:tc>
          <w:tcPr>
            <w:tcW w:type="dxa" w:w="87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Total</w:t>
            </w:r>
          </w:p>
        </w:tc>
        <w:tc>
          <w:tcPr>
            <w:tcW w:type="dxa" w:w="111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tc>
        <w:tc>
          <w:tcPr>
            <w:tcW w:type="dxa" w:w="100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50</w:t>
            </w:r>
          </w:p>
        </w:tc>
        <w:tc>
          <w:tcPr>
            <w:tcW w:type="dxa" w:w="80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46</w:t>
            </w:r>
          </w:p>
        </w:tc>
        <w:tc>
          <w:tcPr>
            <w:tcW w:type="dxa" w:w="65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96</w:t>
            </w:r>
          </w:p>
        </w:tc>
      </w:tr>
    </w:tbl>
    <w:p>
      <w:pPr>
        <w:pStyle w:val="Body"/>
        <w:widowControl w:val="0"/>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outline w:val="0"/>
          <w:color w:val="ffffff"/>
          <w:sz w:val="20"/>
          <w:szCs w:val="20"/>
          <w:u w:color="ffffff"/>
          <w:shd w:val="clear" w:color="auto" w:fill="0d1117"/>
          <w14:textFill>
            <w14:solidFill>
              <w14:srgbClr w14:val="FFFFFF"/>
            </w14:solidFill>
          </w14:textFill>
        </w:rPr>
      </w:pPr>
    </w:p>
    <w:p>
      <w:pPr>
        <w:pStyle w:val="Body"/>
        <w:spacing w:line="240" w:lineRule="auto"/>
        <w:rPr>
          <w:rFonts w:ascii="Times New Roman" w:cs="Times New Roman" w:hAnsi="Times New Roman" w:eastAsia="Times New Roman"/>
          <w:sz w:val="20"/>
          <w:szCs w:val="20"/>
        </w:rPr>
      </w:pP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l1f2d3wy13hk" w:id="26"/>
      <w:bookmarkEnd w:id="26"/>
      <w:r>
        <w:rPr>
          <w:rFonts w:ascii="Times New Roman" w:hAnsi="Times New Roman"/>
          <w:outline w:val="0"/>
          <w:color w:val="000000"/>
          <w:sz w:val="20"/>
          <w:szCs w:val="20"/>
          <w:u w:color="000000"/>
          <w:rtl w:val="0"/>
          <w:lang w:val="en-US"/>
          <w14:textFill>
            <w14:solidFill>
              <w14:srgbClr w14:val="000000"/>
            </w14:solidFill>
          </w14:textFill>
        </w:rPr>
        <w:t>2</w:t>
      </w:r>
      <w:r>
        <w:rPr>
          <w:rFonts w:ascii="Times New Roman" w:hAnsi="Times New Roman"/>
          <w:outline w:val="0"/>
          <w:color w:val="000000"/>
          <w:sz w:val="20"/>
          <w:szCs w:val="20"/>
          <w:u w:color="000000"/>
          <w:rtl w:val="0"/>
          <w:lang w:val="en-US"/>
          <w14:textFill>
            <w14:solidFill>
              <w14:srgbClr w14:val="000000"/>
            </w14:solidFill>
          </w14:textFill>
        </w:rPr>
        <w:t>) Recording and Acoustic Feature Extraction:</w:t>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Recordings were captured online through a project-specific website, with speakers using their own computers and microphones in a quiet room. Each speaker read their allocated sentences first in their natural tone and then with the intention of sounding trustworthy, and no examples were given so as not to prime a particular delivery. All files were standardized in Audacity to 48 kHz / 16-bit mono, segmented in Praat [34], normalized to 67 dB, and stored as uncompressed WAV. Each speaker was allocated six sentences from a pool of twenty, all designed to be semantically neutral and length-controlled at seven syllables each, e.g. "</w:t>
      </w:r>
      <w:r>
        <w:rPr>
          <w:rFonts w:ascii="Times New Roman" w:hAnsi="Times New Roman"/>
          <w:i w:val="1"/>
          <w:iCs w:val="1"/>
          <w:sz w:val="20"/>
          <w:szCs w:val="20"/>
          <w:rtl w:val="0"/>
          <w:lang w:val="en-US"/>
        </w:rPr>
        <w:t>I can drive you if you want</w:t>
      </w:r>
      <w:r>
        <w:rPr>
          <w:rFonts w:ascii="Times New Roman" w:hAnsi="Times New Roman"/>
          <w:sz w:val="20"/>
          <w:szCs w:val="20"/>
          <w:rtl w:val="0"/>
          <w:lang w:val="en-US"/>
        </w:rPr>
        <w:t xml:space="preserve">", so that intent rather than lexical content drives any acoustic difference. Acoustic and spectral features were extracted with the VoiceLab software of Feinberg and Cook [35], [36], which provides reproducible Praat-based measurements per utterance.The source paper's validation analysis used a subset of ten of these: mean and standard deviation of F0, sentence duration, HNR, jitter, shimmer, CPP, and three long-term average spectrum descriptors, taking the RAP value for jitter and the APQ3 value for shimmer [20]. These ten are the standard cues linked to trust and personality impressions in the voice-perception literature reviewed in Section I-A, where pitch and pitch variability, periodicity, and spectral balance recur as the acoustic correlates of perceived warmth and trustworthiness.The released CSV (Speech_dataset_characteristics.csv) contains a substantially wider set of 67 columns. Of that 67 columns, seven are metadata (filename, speaker ID, ethnicity, age group, sex, intent and sentence number) and the remaining 60 are numerical acoustic feature measurements. </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60 acoustic columns fall into six families: voice duration (1 feature); pitch, covering F0 mean, median, standard deviation, minimum, maximum, floor and ceiling together with subharmonic pitch measures (11); voice quality, covering HNR, six jitter variants including RAP, PPQ5 and DDP, seven shimmer variants including APQ3, APQ5 and APQ11, and CPP (15); formant and vocal-tract measures, covering F1 to F4 means and medians, formant dispersion, formant position and vocal-tract length estimates (17); intensity and spectral shape, covering mean intensity, spectral tilt, RMS energy, center of gravity, kurtosis and skewness (10); and long-term average spectrum descriptors, covering LTAS mean, slope, standard deviation, local peak height and spectral tilt (6). These families correspond to the acoustic descriptors established in the clinical voice literature, where jitter, shimmer and HNR serve as perturbation and periodicity measures [37], [38], [39] and long-term average spectrum descriptors index spectral balance [40]. We take this CSV without modification and use all 60 acoustic columns as input to every classifier, since the deep models are intended to discover interactions among these cues rather than have them hand-pruned in advance.</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rPr>
        <w:sectPr>
          <w:type w:val="continuous"/>
          <w:pgSz w:w="12240" w:h="15840" w:orient="portrait"/>
          <w:pgMar w:top="1080" w:right="1080" w:bottom="1080" w:left="1080" w:header="720" w:footer="720"/>
          <w:cols w:space="360" w:num="2" w:equalWidth="1"/>
          <w:bidi w:val="0"/>
        </w:sectPr>
      </w:pPr>
      <w:r>
        <w:rPr>
          <w:rFonts w:ascii="Times New Roman" w:cs="Times New Roman" w:hAnsi="Times New Roman" w:eastAsia="Times New Roman"/>
        </w:rPr>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Fig 1. Six acoustic features that drive trustworthy-intent classification, Neutral vs Trustworthy speech</w:t>
      </w:r>
    </w:p>
    <w:p>
      <w:pPr>
        <w:pStyle w:val="Body"/>
        <w:spacing w:line="240" w:lineRule="auto"/>
        <w:rPr>
          <w:rFonts w:ascii="Times New Roman" w:cs="Times New Roman" w:hAnsi="Times New Roman" w:eastAsia="Times New Roman"/>
          <w:sz w:val="20"/>
          <w:szCs w:val="20"/>
        </w:rPr>
        <w:sectPr>
          <w:type w:val="continuous"/>
          <w:pgSz w:w="12240" w:h="15840" w:orient="portrait"/>
          <w:pgMar w:top="1080" w:right="1080" w:bottom="1080" w:left="1080" w:header="720" w:footer="720"/>
          <w:bidi w:val="0"/>
        </w:sectPr>
      </w:pPr>
      <w:r>
        <w:rPr>
          <w:rFonts w:ascii="Times New Roman" w:cs="Times New Roman" w:hAnsi="Times New Roman" w:eastAsia="Times New Roman"/>
          <w:sz w:val="20"/>
          <w:szCs w:val="20"/>
        </w:rPr>
        <w:drawing xmlns:a="http://schemas.openxmlformats.org/drawingml/2006/main">
          <wp:inline distT="0" distB="0" distL="0" distR="0">
            <wp:extent cx="6217920" cy="3565307"/>
            <wp:effectExtent l="0" t="0" r="0" b="0"/>
            <wp:docPr id="1073741825" name="officeArt object" descr="image3.png"/>
            <wp:cNvGraphicFramePr/>
            <a:graphic xmlns:a="http://schemas.openxmlformats.org/drawingml/2006/main">
              <a:graphicData uri="http://schemas.openxmlformats.org/drawingml/2006/picture">
                <pic:pic xmlns:pic="http://schemas.openxmlformats.org/drawingml/2006/picture">
                  <pic:nvPicPr>
                    <pic:cNvPr id="1073741825" name="image3.png" descr="image3.png"/>
                    <pic:cNvPicPr>
                      <a:picLocks noChangeAspect="1"/>
                    </pic:cNvPicPr>
                  </pic:nvPicPr>
                  <pic:blipFill>
                    <a:blip r:embed="rId6">
                      <a:extLst/>
                    </a:blip>
                    <a:srcRect l="0" t="4076" r="0" b="0"/>
                    <a:stretch>
                      <a:fillRect/>
                    </a:stretch>
                  </pic:blipFill>
                  <pic:spPr>
                    <a:xfrm>
                      <a:off x="0" y="0"/>
                      <a:ext cx="6217920" cy="3565307"/>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b w:val="1"/>
          <w:bCs w:val="1"/>
          <w:sz w:val="20"/>
          <w:szCs w:val="20"/>
          <w:rtl w:val="0"/>
          <w:lang w:val="en-US"/>
        </w:rPr>
        <w:t>Fig. 1</w:t>
      </w:r>
      <w:r>
        <w:rPr>
          <w:rFonts w:ascii="Times New Roman" w:hAnsi="Times New Roman"/>
          <w:sz w:val="20"/>
          <w:szCs w:val="20"/>
          <w:rtl w:val="0"/>
          <w:lang w:val="en-US"/>
        </w:rPr>
        <w:t xml:space="preserve">  The distributions of six acoustic features by intent label (Neutral vs. Trustworthy), pooled across all speakers. </w:t>
      </w:r>
      <w:r>
        <w:rPr>
          <w:rFonts w:ascii="Times New Roman" w:hAnsi="Times New Roman"/>
          <w:sz w:val="20"/>
          <w:szCs w:val="20"/>
          <w:shd w:val="clear" w:color="auto" w:fill="ffffff"/>
          <w:rtl w:val="0"/>
          <w:lang w:val="en-US"/>
        </w:rPr>
        <w:t>Boxes show interquartile range and median; points show individual utterances. Trustworthy utterances show higher F0 mean and F0 SD, while HNR, jitter (RAP), shimmer (APQ3), and CPP overlap heavily between conditions.</w:t>
      </w:r>
    </w:p>
    <w:p>
      <w:pPr>
        <w:pStyle w:val="Body"/>
        <w:spacing w:line="240" w:lineRule="auto"/>
        <w:rPr>
          <w:rFonts w:ascii="Times New Roman" w:cs="Times New Roman" w:hAnsi="Times New Roman" w:eastAsia="Times New Roman"/>
          <w:sz w:val="20"/>
          <w:szCs w:val="20"/>
        </w:rPr>
      </w:pPr>
    </w:p>
    <w:p>
      <w:pPr>
        <w:pStyle w:val="Heading 3"/>
        <w:spacing w:after="0" w:line="240" w:lineRule="auto"/>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os0ej27gkwxd" w:id="27"/>
      <w:bookmarkEnd w:id="27"/>
      <w:r>
        <w:rPr>
          <w:rFonts w:ascii="Times New Roman" w:hAnsi="Times New Roman"/>
          <w:outline w:val="0"/>
          <w:color w:val="000000"/>
          <w:sz w:val="20"/>
          <w:szCs w:val="20"/>
          <w:u w:color="000000"/>
          <w:rtl w:val="0"/>
          <w:lang w:val="en-US"/>
          <w14:textFill>
            <w14:solidFill>
              <w14:srgbClr w14:val="000000"/>
            </w14:solidFill>
          </w14:textFill>
        </w:rPr>
        <w:t>3</w:t>
      </w:r>
      <w:r>
        <w:rPr>
          <w:rFonts w:ascii="Times New Roman" w:hAnsi="Times New Roman"/>
          <w:outline w:val="0"/>
          <w:color w:val="000000"/>
          <w:sz w:val="20"/>
          <w:szCs w:val="20"/>
          <w:u w:color="000000"/>
          <w:rtl w:val="0"/>
          <w:lang w:val="en-US"/>
          <w14:textFill>
            <w14:solidFill>
              <w14:srgbClr w14:val="000000"/>
            </w14:solidFill>
          </w14:textFill>
        </w:rPr>
        <w:t>) Pre-processing:</w:t>
      </w:r>
    </w:p>
    <w:p>
      <w:pPr>
        <w:pStyle w:val="Body"/>
        <w:spacing w:line="240" w:lineRule="auto"/>
        <w:rPr>
          <w:rFonts w:ascii="Times New Roman" w:cs="Times New Roman" w:hAnsi="Times New Roman" w:eastAsia="Times New Roman"/>
          <w:sz w:val="20"/>
          <w:szCs w:val="20"/>
        </w:rPr>
      </w:pPr>
      <w:r>
        <w:rPr>
          <w:rFonts w:ascii="Cardo" w:cs="Cardo" w:hAnsi="Cardo" w:eastAsia="Cardo"/>
          <w:sz w:val="20"/>
          <w:szCs w:val="20"/>
          <w:rtl w:val="0"/>
          <w:lang w:val="en-US"/>
        </w:rPr>
        <w:t xml:space="preserve">The pre-processing pipeline is intentionally minimal and identical across all five models, so any performance difference can be attributed to the model itself. Speaker_Intent is mapped to a binary target using sklearn.preprocessing.LabelEncoder (Neutral </w:t>
      </w:r>
      <w:r>
        <w:rPr>
          <w:rFonts w:ascii="Cardo" w:cs="Cardo" w:hAnsi="Cardo" w:eastAsia="Cardo"/>
          <w:sz w:val="20"/>
          <w:szCs w:val="20"/>
          <w:rtl w:val="0"/>
          <w:lang w:val="en-US"/>
        </w:rPr>
        <w:t xml:space="preserve">→ </w:t>
      </w:r>
      <w:r>
        <w:rPr>
          <w:rFonts w:ascii="Cardo" w:cs="Cardo" w:hAnsi="Cardo" w:eastAsia="Cardo"/>
          <w:sz w:val="20"/>
          <w:szCs w:val="20"/>
          <w:rtl w:val="0"/>
          <w:lang w:val="en-US"/>
        </w:rPr>
        <w:t xml:space="preserve">0, Trustworthy </w:t>
      </w:r>
      <w:r>
        <w:rPr>
          <w:rFonts w:ascii="Cardo" w:cs="Cardo" w:hAnsi="Cardo" w:eastAsia="Cardo"/>
          <w:sz w:val="20"/>
          <w:szCs w:val="20"/>
          <w:rtl w:val="0"/>
          <w:lang w:val="en-US"/>
        </w:rPr>
        <w:t xml:space="preserve">→ </w:t>
      </w:r>
      <w:r>
        <w:rPr>
          <w:rFonts w:ascii="Cardo" w:cs="Cardo" w:hAnsi="Cardo" w:eastAsia="Cardo"/>
          <w:sz w:val="20"/>
          <w:szCs w:val="20"/>
          <w:rtl w:val="0"/>
          <w:lang w:val="en-US"/>
        </w:rPr>
        <w:t xml:space="preserve">1), and for DANN-Trust, Speaker_Ethnicity is independently encoded to a 3-class integer label using a second LabelEncoder instance. Any </w:t>
      </w:r>
      <w:r>
        <w:rPr>
          <w:rFonts w:ascii="Cardo" w:cs="Cardo" w:hAnsi="Cardo" w:eastAsia="Cardo"/>
          <w:sz w:val="20"/>
          <w:szCs w:val="20"/>
          <w:rtl w:val="0"/>
          <w:lang w:val="en-US"/>
        </w:rPr>
        <w:t>±</w:t>
      </w:r>
      <w:r>
        <w:rPr>
          <w:rFonts w:ascii="Cardo" w:cs="Cardo" w:hAnsi="Cardo" w:eastAsia="Cardo"/>
          <w:sz w:val="20"/>
          <w:szCs w:val="20"/>
          <w:rtl w:val="0"/>
          <w:lang w:val="en-US"/>
        </w:rPr>
        <w:t xml:space="preserve">inf values produced by VoiceLab (e.g., division by zero in voice-quality calculations) are first replaced with NaN, and all remaining NaN values are imputed with the column mean. All 60 acoustic features are then standardized with sklearn.preprocessing.StandardScaler, fit on the training subset only and applied to both train and test. This standardization is needed for the linear baselines (Logistic Regression is scale-sensitive) and beneficial for the deep models (faster convergence of Adam under unit-variance inputs). </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Finally, we split the corpus 80/20 into train (921 utterances) and held-out test (231 utterances) using train_test_split with random_state = 42 and a joint stratification key that combines intent and ethnicity into six cells (2 intents</w:t>
      </w:r>
      <w:r>
        <w:rPr>
          <w:rFonts w:ascii="Times New Roman" w:hAnsi="Times New Roman" w:hint="default"/>
          <w:sz w:val="20"/>
          <w:szCs w:val="20"/>
          <w:rtl w:val="0"/>
          <w:lang w:val="en-US"/>
        </w:rPr>
        <w:t>×</w:t>
      </w:r>
      <w:r>
        <w:rPr>
          <w:rFonts w:ascii="Times New Roman" w:hAnsi="Times New Roman"/>
          <w:sz w:val="20"/>
          <w:szCs w:val="20"/>
          <w:rtl w:val="0"/>
          <w:lang w:val="en-US"/>
        </w:rPr>
        <w:t>3 ethnicities). Stratifying on intent alone, as the source paper effectively does under leave-one-speaker-out cross-validation, lets the test set's ethnicity composition drift, which we observed in pilot experiments to inflate per-ethnicity accuracy variance by a factor of two to three; joint stratification stabilizes per-ethnicity estimates and is the reason the gap standard deviations reported in Section IV-E are interpretable. Furthermore, our 80/20 results accordingly sit 2.4 and 2.9 percentage points above the published LOSO results for Random Forest and Logistic Regression respectively (Section IV-B), which we attribute to the evaluation protocol rather than to any improvement in the models themselves.</w:t>
      </w:r>
    </w:p>
    <w:p>
      <w:pPr>
        <w:pStyle w:val="Heading 2"/>
        <w:spacing w:after="0" w:line="240" w:lineRule="auto"/>
        <w:rPr>
          <w:rFonts w:ascii="Times New Roman" w:cs="Times New Roman" w:hAnsi="Times New Roman" w:eastAsia="Times New Roman"/>
          <w:sz w:val="20"/>
          <w:szCs w:val="20"/>
        </w:rPr>
      </w:pPr>
      <w:bookmarkStart w:name="_headingh.3wr5l2h2cxlg" w:id="28"/>
      <w:bookmarkEnd w:id="28"/>
      <w:r>
        <w:rPr>
          <w:rFonts w:ascii="Times New Roman" w:hAnsi="Times New Roman"/>
          <w:sz w:val="20"/>
          <w:szCs w:val="20"/>
          <w:rtl w:val="0"/>
        </w:rPr>
        <w:t>B</w:t>
      </w:r>
      <w:r>
        <w:rPr>
          <w:rFonts w:ascii="Times New Roman" w:hAnsi="Times New Roman"/>
          <w:sz w:val="20"/>
          <w:szCs w:val="20"/>
          <w:rtl w:val="0"/>
          <w:lang w:val="en-US"/>
        </w:rPr>
        <w:t>. Original analysis recap</w:t>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source paper validated the corpus with two classifiers evaluated under leave-one-speaker-out (LOSO) cross-validation: a Random Forest with 126 trees and a Logistic Regression baseline, both using all extracted acoustic features to separate Neutral from Trustworthy speech [20]. The two models performed comparably at the aggregate level, with overall classification accuracy of approximately 71% for RF and 69% for LR, and AUC values of 71 to 77% for RF and 72 to 78% for LR. Splitting the results by ethnicity, however, exposed uneven per-group performance. For instance, the White cells classified well, while accuracy dropped and became less stable for Black and South Asian speakers, an effect the authors attribute to the small and unbalanced older cells in those groups. Measuring and reducing this per-group disparity is the aim of the fairness formulation and baseline re-implementations developed in Section III.</w:t>
      </w:r>
    </w:p>
    <w:p>
      <w:pPr>
        <w:pStyle w:val="Heading 2"/>
        <w:spacing w:after="0" w:line="240" w:lineRule="auto"/>
        <w:rPr>
          <w:rFonts w:ascii="Times New Roman" w:cs="Times New Roman" w:hAnsi="Times New Roman" w:eastAsia="Times New Roman"/>
          <w:sz w:val="20"/>
          <w:szCs w:val="20"/>
        </w:rPr>
      </w:pPr>
      <w:bookmarkStart w:name="_headingh.bhaiy6uaquwh" w:id="29"/>
      <w:bookmarkEnd w:id="29"/>
      <w:r>
        <w:rPr>
          <w:rFonts w:ascii="Times New Roman" w:hAnsi="Times New Roman"/>
          <w:sz w:val="20"/>
          <w:szCs w:val="20"/>
          <w:rtl w:val="0"/>
        </w:rPr>
        <w:t>C</w:t>
      </w:r>
      <w:r>
        <w:rPr>
          <w:rFonts w:ascii="Times New Roman" w:hAnsi="Times New Roman"/>
          <w:sz w:val="20"/>
          <w:szCs w:val="20"/>
          <w:rtl w:val="0"/>
          <w:lang w:val="en-US"/>
        </w:rPr>
        <w:t>. A note on label validity</w:t>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One caveat qualifies the results reported below. The Trustworthy label records a speaker's own attempt to sound trustworthy, that is, their production intent, not a listener's rating of how trustworthy the utterance actually sounds. Classifying intent is therefore not the same as classifying perceived trust, and a model that separates the two conditions well need not track the impression a listener would form. Pairing these recordings with listener trust ratings would allow the two framings to be compared directly, and we identify this as a natural extension for future work.</w:t>
      </w:r>
    </w:p>
    <w:p>
      <w:pPr>
        <w:pStyle w:val="Body"/>
        <w:spacing w:line="240" w:lineRule="auto"/>
        <w:rPr>
          <w:rFonts w:ascii="Times New Roman" w:cs="Times New Roman" w:hAnsi="Times New Roman" w:eastAsia="Times New Roman"/>
          <w:sz w:val="20"/>
          <w:szCs w:val="20"/>
        </w:rPr>
      </w:pP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mr6ynlgruiha" w:id="30"/>
      <w:bookmarkEnd w:id="30"/>
      <w:r>
        <w:rPr>
          <w:rFonts w:ascii="Times New Roman" w:hAnsi="Times New Roman"/>
          <w:outline w:val="0"/>
          <w:color w:val="000000"/>
          <w:sz w:val="20"/>
          <w:szCs w:val="20"/>
          <w:u w:color="000000"/>
          <w:rtl w:val="0"/>
          <w:lang w:val="en-US"/>
          <w14:textFill>
            <w14:solidFill>
              <w14:srgbClr w14:val="000000"/>
            </w14:solidFill>
          </w14:textFill>
        </w:rPr>
        <w:t>I</w:t>
      </w:r>
      <w:r>
        <w:rPr>
          <w:rFonts w:ascii="Times New Roman" w:hAnsi="Times New Roman"/>
          <w:outline w:val="0"/>
          <w:color w:val="000000"/>
          <w:sz w:val="20"/>
          <w:szCs w:val="20"/>
          <w:u w:color="000000"/>
          <w:rtl w:val="0"/>
          <w:lang w:val="en-US"/>
          <w14:textFill>
            <w14:solidFill>
              <w14:srgbClr w14:val="000000"/>
            </w14:solidFill>
          </w14:textFill>
        </w:rPr>
        <w:t>II. METHODOLOGY</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sectPr>
          <w:type w:val="continuous"/>
          <w:pgSz w:w="12240" w:h="15840" w:orient="portrait"/>
          <w:pgMar w:top="1080" w:right="1080" w:bottom="1080" w:left="1080" w:header="720" w:footer="720"/>
          <w:cols w:space="360" w:num="2" w:equalWidth="1"/>
          <w:bidi w:val="0"/>
        </w:sectPr>
      </w:pPr>
      <w:bookmarkStart w:name="_headingh.sf1vhr7u2mzp" w:id="31"/>
      <w:bookmarkEnd w:id="31"/>
      <w:r>
        <w:rPr>
          <w:rFonts w:ascii="Times New Roman" w:hAnsi="Times New Roman"/>
          <w:outline w:val="0"/>
          <w:color w:val="000000"/>
          <w:sz w:val="20"/>
          <w:szCs w:val="20"/>
          <w:u w:color="000000"/>
          <w:rtl w:val="0"/>
          <w:lang w:val="en-US"/>
          <w14:textFill>
            <w14:solidFill>
              <w14:srgbClr w14:val="000000"/>
            </w14:solidFill>
          </w14:textFill>
        </w:rPr>
        <w:t>A</w:t>
      </w:r>
      <w:r>
        <w:rPr>
          <w:rFonts w:ascii="Times New Roman" w:hAnsi="Times New Roman"/>
          <w:outline w:val="0"/>
          <w:color w:val="000000"/>
          <w:sz w:val="20"/>
          <w:szCs w:val="20"/>
          <w:u w:color="000000"/>
          <w:rtl w:val="0"/>
          <w:lang w:val="en-US"/>
          <w14:textFill>
            <w14:solidFill>
              <w14:srgbClr w14:val="000000"/>
            </w14:solidFill>
          </w14:textFill>
        </w:rPr>
        <w:t>. Diagram</w:t>
      </w:r>
      <w:r>
        <w:rPr>
          <w:rFonts w:ascii="Times New Roman" w:cs="Times New Roman" w:hAnsi="Times New Roman" w:eastAsia="Times New Roman"/>
          <w:outline w:val="0"/>
          <w:color w:val="000000"/>
          <w:sz w:val="20"/>
          <w:szCs w:val="20"/>
          <w:u w:color="000000"/>
          <w14:textFill>
            <w14:solidFill>
              <w14:srgbClr w14:val="000000"/>
            </w14:solidFill>
          </w14:textFill>
        </w:rPr>
      </w:r>
    </w:p>
    <w:p>
      <w:pPr>
        <w:pStyle w:val="Body"/>
        <w:spacing w:line="240" w:lineRule="auto"/>
        <w:rPr>
          <w:rFonts w:ascii="Times New Roman" w:cs="Times New Roman" w:hAnsi="Times New Roman" w:eastAsia="Times New Roman"/>
          <w:sz w:val="20"/>
          <w:szCs w:val="20"/>
        </w:rPr>
      </w:pPr>
      <w:r>
        <w:rPr>
          <w:rFonts w:ascii="Times New Roman" w:cs="Times New Roman" w:hAnsi="Times New Roman" w:eastAsia="Times New Roman"/>
          <w:sz w:val="20"/>
          <w:szCs w:val="20"/>
        </w:rPr>
        <w:drawing xmlns:a="http://schemas.openxmlformats.org/drawingml/2006/main">
          <wp:inline distT="0" distB="0" distL="0" distR="0">
            <wp:extent cx="6217921" cy="3892842"/>
            <wp:effectExtent l="0" t="0" r="0" b="0"/>
            <wp:docPr id="1073741826" name="officeArt object" descr="image1.png"/>
            <wp:cNvGraphicFramePr/>
            <a:graphic xmlns:a="http://schemas.openxmlformats.org/drawingml/2006/main">
              <a:graphicData uri="http://schemas.openxmlformats.org/drawingml/2006/picture">
                <pic:pic xmlns:pic="http://schemas.openxmlformats.org/drawingml/2006/picture">
                  <pic:nvPicPr>
                    <pic:cNvPr id="1073741826" name="image1.png" descr="image1.png"/>
                    <pic:cNvPicPr>
                      <a:picLocks noChangeAspect="1"/>
                    </pic:cNvPicPr>
                  </pic:nvPicPr>
                  <pic:blipFill>
                    <a:blip r:embed="rId7">
                      <a:extLst/>
                    </a:blip>
                    <a:stretch>
                      <a:fillRect/>
                    </a:stretch>
                  </pic:blipFill>
                  <pic:spPr>
                    <a:xfrm>
                      <a:off x="0" y="0"/>
                      <a:ext cx="6217921" cy="3892842"/>
                    </a:xfrm>
                    <a:prstGeom prst="rect">
                      <a:avLst/>
                    </a:prstGeom>
                    <a:ln w="12700" cap="flat">
                      <a:noFill/>
                      <a:miter lim="400000"/>
                    </a:ln>
                    <a:effectLst/>
                  </pic:spPr>
                </pic:pic>
              </a:graphicData>
            </a:graphic>
          </wp:inline>
        </w:drawing>
      </w:r>
    </w:p>
    <w:p>
      <w:pPr>
        <w:pStyle w:val="Body"/>
        <w:spacing w:line="240" w:lineRule="auto"/>
        <w:rPr>
          <w:rFonts w:ascii="Times New Roman" w:cs="Times New Roman" w:hAnsi="Times New Roman" w:eastAsia="Times New Roman"/>
          <w:sz w:val="20"/>
          <w:szCs w:val="20"/>
          <w:lang w:val="en-US"/>
        </w:rPr>
        <w:sectPr>
          <w:type w:val="continuous"/>
          <w:pgSz w:w="12240" w:h="15840" w:orient="portrait"/>
          <w:pgMar w:top="1080" w:right="1080" w:bottom="1080" w:left="1080" w:header="720" w:footer="720"/>
          <w:bidi w:val="0"/>
        </w:sectPr>
      </w:pPr>
      <w:r>
        <w:rPr>
          <w:rFonts w:ascii="Times New Roman" w:hAnsi="Times New Roman"/>
          <w:sz w:val="20"/>
          <w:szCs w:val="20"/>
          <w:rtl w:val="0"/>
          <w:lang w:val="en-US"/>
        </w:rPr>
        <w:t>Figure. 2  The end-to-end pipeline of the Echoes to Equity study.</w:t>
      </w:r>
      <w:r>
        <w:rPr>
          <w:rFonts w:ascii="Times New Roman" w:cs="Times New Roman" w:hAnsi="Times New Roman" w:eastAsia="Times New Roman"/>
          <w:sz w:val="20"/>
          <w:szCs w:val="20"/>
          <w:lang w:val="en-US"/>
        </w:rPr>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7om0mwqmbtx7" w:id="32"/>
      <w:bookmarkEnd w:id="32"/>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wfclycgpejyc" w:id="33"/>
      <w:bookmarkEnd w:id="33"/>
      <w:r>
        <w:rPr>
          <w:rFonts w:ascii="Times New Roman" w:hAnsi="Times New Roman"/>
          <w:outline w:val="0"/>
          <w:color w:val="000000"/>
          <w:sz w:val="20"/>
          <w:szCs w:val="20"/>
          <w:u w:color="000000"/>
          <w:rtl w:val="0"/>
          <w:lang w:val="en-US"/>
          <w14:textFill>
            <w14:solidFill>
              <w14:srgbClr w14:val="000000"/>
            </w14:solidFill>
          </w14:textFill>
        </w:rPr>
        <w:t>B</w:t>
      </w:r>
      <w:r>
        <w:rPr>
          <w:rFonts w:ascii="Times New Roman" w:hAnsi="Times New Roman"/>
          <w:outline w:val="0"/>
          <w:color w:val="000000"/>
          <w:sz w:val="20"/>
          <w:szCs w:val="20"/>
          <w:u w:color="000000"/>
          <w:rtl w:val="0"/>
          <w:lang w:val="en-US"/>
          <w14:textFill>
            <w14:solidFill>
              <w14:srgbClr w14:val="000000"/>
            </w14:solidFill>
          </w14:textFill>
        </w:rPr>
        <w:t>. Problem Formulation</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We create a trustworthy intent classification system through a supervised binary classification with a  focus on fairness, where y = 0 denotes neutral intent and y = 1 denotes trustworthy intent.  Each utterance is characterized by a 60-dimensional acoustic feature vector x </w:t>
      </w:r>
      <w:r>
        <w:rPr>
          <w:rFonts w:ascii="Cambria Math" w:cs="Cambria Math" w:hAnsi="Cambria Math" w:eastAsia="Cambria Math"/>
          <w:sz w:val="20"/>
          <w:szCs w:val="20"/>
          <w:rtl w:val="0"/>
          <w:lang w:val="en-US"/>
        </w:rPr>
        <w:t>∈</w:t>
      </w:r>
      <w:r>
        <w:rPr>
          <w:rFonts w:ascii="Times New Roman" w:hAnsi="Times New Roman"/>
          <w:sz w:val="20"/>
          <w:szCs w:val="20"/>
          <w:rtl w:val="0"/>
          <w:lang w:val="en-US"/>
        </w:rPr>
        <w:t xml:space="preserve"> </w:t>
      </w:r>
      <w:r>
        <w:rPr>
          <w:rFonts w:ascii="Arial Unicode MS" w:cs="Arial Unicode MS" w:hAnsi="Arial Unicode MS" w:eastAsia="Arial Unicode MS" w:hint="default"/>
          <w:b w:val="0"/>
          <w:bCs w:val="0"/>
          <w:i w:val="0"/>
          <w:iCs w:val="0"/>
          <w:sz w:val="20"/>
          <w:szCs w:val="20"/>
          <w:rtl w:val="0"/>
          <w:lang w:val="en-US"/>
        </w:rPr>
        <w:t>ℝ⁶⁰</w:t>
      </w:r>
      <w:r>
        <w:rPr>
          <w:rFonts w:ascii="Times New Roman" w:hAnsi="Times New Roman"/>
          <w:sz w:val="20"/>
          <w:szCs w:val="20"/>
          <w:rtl w:val="0"/>
          <w:lang w:val="en-US"/>
        </w:rPr>
        <w:t xml:space="preserve"> </w:t>
      </w:r>
      <w:r>
        <w:rPr>
          <w:rFonts w:ascii="Times New Roman" w:hAnsi="Times New Roman"/>
          <w:sz w:val="20"/>
          <w:szCs w:val="20"/>
          <w:rtl w:val="0"/>
          <w:lang w:val="en-US"/>
        </w:rPr>
        <w:t>extracted by VoiceLab, and comprised into a family of acoustic features (pitch (F0) statistics, jitter variants (RAP, PPQ5, DDP), shimmer variants (APQ3, APQ5, APQ11), harmonics-to-noise ratio (HNR), cepstral peak prominence (CPP), formant measures (F1</w:t>
      </w:r>
      <w:r>
        <w:rPr>
          <w:rFonts w:ascii="Times New Roman" w:hAnsi="Times New Roman" w:hint="default"/>
          <w:sz w:val="20"/>
          <w:szCs w:val="20"/>
          <w:rtl w:val="0"/>
          <w:lang w:val="en-US"/>
        </w:rPr>
        <w:t>–</w:t>
      </w:r>
      <w:r>
        <w:rPr>
          <w:rFonts w:ascii="Times New Roman" w:hAnsi="Times New Roman"/>
          <w:sz w:val="20"/>
          <w:szCs w:val="20"/>
          <w:rtl w:val="0"/>
          <w:lang w:val="en-US"/>
        </w:rPr>
        <w:t xml:space="preserve">F4), long-term average spectrum (LTAS) features, etc). Each utterance has an additional demographic representation g, used to model fairness between demographic groups. The present framework focuses on ethnicity, where g </w:t>
      </w:r>
      <w:r>
        <w:rPr>
          <w:rFonts w:ascii="Cambria Math" w:cs="Cambria Math" w:hAnsi="Cambria Math" w:eastAsia="Cambria Math"/>
          <w:sz w:val="20"/>
          <w:szCs w:val="20"/>
          <w:rtl w:val="0"/>
          <w:lang w:val="en-US"/>
        </w:rPr>
        <w:t>∈</w:t>
      </w:r>
      <w:r>
        <w:rPr>
          <w:rFonts w:ascii="Times New Roman" w:hAnsi="Times New Roman"/>
          <w:sz w:val="20"/>
          <w:szCs w:val="20"/>
          <w:rtl w:val="0"/>
          <w:lang w:val="en-US"/>
        </w:rPr>
        <w:t xml:space="preserve"> {White, South-Asian, Black}. </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In order to identify </w:t>
      </w:r>
      <w:r>
        <w:rPr>
          <w:rFonts w:ascii="Times New Roman" w:hAnsi="Times New Roman" w:hint="default"/>
          <w:sz w:val="20"/>
          <w:szCs w:val="20"/>
          <w:rtl w:val="0"/>
          <w:lang w:val="en-US"/>
        </w:rPr>
        <w:t>‘</w:t>
      </w:r>
      <w:r>
        <w:rPr>
          <w:rFonts w:ascii="Times New Roman" w:hAnsi="Times New Roman"/>
          <w:sz w:val="20"/>
          <w:szCs w:val="20"/>
          <w:rtl w:val="0"/>
          <w:lang w:val="en-US"/>
        </w:rPr>
        <w:t>fairness,</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we define the fairness gap as the difference between the maximum and minimum per-group accuracy. </w:t>
      </w:r>
      <w:r>
        <w:rPr>
          <w:rFonts w:ascii="Times New Roman" w:hAnsi="Times New Roman" w:hint="default"/>
          <w:i w:val="1"/>
          <w:iCs w:val="1"/>
          <w:sz w:val="20"/>
          <w:szCs w:val="20"/>
          <w:rtl w:val="0"/>
          <w:lang w:val="en-US"/>
        </w:rPr>
        <w:t>Δ</w:t>
      </w:r>
      <w:r>
        <w:rPr>
          <w:rFonts w:ascii="Times New Roman" w:hAnsi="Times New Roman"/>
          <w:i w:val="1"/>
          <w:iCs w:val="1"/>
          <w:sz w:val="20"/>
          <w:szCs w:val="20"/>
          <w:rtl w:val="0"/>
          <w:lang w:val="en-US"/>
        </w:rPr>
        <w:t>eth</w:t>
      </w:r>
      <w:r>
        <w:rPr>
          <w:rFonts w:ascii="Gungsuh" w:cs="Gungsuh" w:hAnsi="Gungsuh" w:eastAsia="Gungsuh"/>
          <w:sz w:val="20"/>
          <w:szCs w:val="20"/>
          <w:rtl w:val="0"/>
          <w:lang w:val="en-US"/>
        </w:rPr>
        <w:t xml:space="preserve"> = max_z Acc(z) </w:t>
      </w:r>
      <w:r>
        <w:rPr>
          <w:rFonts w:ascii="Gungsuh" w:cs="Gungsuh" w:hAnsi="Gungsuh" w:eastAsia="Gungsuh"/>
          <w:sz w:val="20"/>
          <w:szCs w:val="20"/>
          <w:rtl w:val="0"/>
          <w:lang w:val="en-US"/>
        </w:rPr>
        <w:t xml:space="preserve">− </w:t>
      </w:r>
      <w:r>
        <w:rPr>
          <w:rFonts w:ascii="Gungsuh" w:cs="Gungsuh" w:hAnsi="Gungsuh" w:eastAsia="Gungsuh"/>
          <w:sz w:val="20"/>
          <w:szCs w:val="20"/>
          <w:rtl w:val="0"/>
          <w:lang w:val="en-US"/>
        </w:rPr>
        <w:t xml:space="preserve">min_z Acc(z), where </w:t>
      </w:r>
      <w:r>
        <w:rPr>
          <w:rFonts w:ascii="Times New Roman" w:hAnsi="Times New Roman" w:hint="default"/>
          <w:i w:val="1"/>
          <w:iCs w:val="1"/>
          <w:sz w:val="20"/>
          <w:szCs w:val="20"/>
          <w:rtl w:val="0"/>
          <w:lang w:val="en-US"/>
        </w:rPr>
        <w:t>Δ</w:t>
      </w:r>
      <w:r>
        <w:rPr>
          <w:rFonts w:ascii="Times New Roman" w:hAnsi="Times New Roman"/>
          <w:i w:val="1"/>
          <w:iCs w:val="1"/>
          <w:sz w:val="20"/>
          <w:szCs w:val="20"/>
          <w:rtl w:val="0"/>
          <w:lang w:val="en-US"/>
        </w:rPr>
        <w:t xml:space="preserve">eth </w:t>
      </w:r>
      <w:r>
        <w:rPr>
          <w:rFonts w:ascii="Times New Roman" w:hAnsi="Times New Roman"/>
          <w:sz w:val="20"/>
          <w:szCs w:val="20"/>
          <w:rtl w:val="0"/>
          <w:lang w:val="en-US"/>
        </w:rPr>
        <w:t>is the fairness gap across ethnicity and Acc(z) is the model</w:t>
      </w:r>
      <w:r>
        <w:rPr>
          <w:rFonts w:ascii="Times New Roman" w:hAnsi="Times New Roman" w:hint="default"/>
          <w:sz w:val="20"/>
          <w:szCs w:val="20"/>
          <w:rtl w:val="0"/>
          <w:lang w:val="en-US"/>
        </w:rPr>
        <w:t>’</w:t>
      </w:r>
      <w:r>
        <w:rPr>
          <w:rFonts w:ascii="Times New Roman" w:hAnsi="Times New Roman"/>
          <w:sz w:val="20"/>
          <w:szCs w:val="20"/>
          <w:rtl w:val="0"/>
          <w:lang w:val="en-US"/>
        </w:rPr>
        <w:t>s accuracy of an utterance of a specific demographic group z. A smaller fairness gap indicates more equitable performance between each demographic group. This is the metric that is the basis for fair demographic comparison of all models.</w:t>
      </w:r>
    </w:p>
    <w:p>
      <w:pPr>
        <w:pStyle w:val="Body"/>
        <w:spacing w:line="240" w:lineRule="auto"/>
        <w:rPr>
          <w:rFonts w:ascii="Times New Roman" w:cs="Times New Roman" w:hAnsi="Times New Roman" w:eastAsia="Times New Roman"/>
          <w:sz w:val="20"/>
          <w:szCs w:val="20"/>
        </w:rPr>
      </w:pP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bzntupxlh97t" w:id="34"/>
      <w:bookmarkEnd w:id="34"/>
      <w:r>
        <w:rPr>
          <w:rFonts w:ascii="Times New Roman" w:hAnsi="Times New Roman"/>
          <w:outline w:val="0"/>
          <w:color w:val="000000"/>
          <w:sz w:val="20"/>
          <w:szCs w:val="20"/>
          <w:u w:color="000000"/>
          <w:rtl w:val="0"/>
          <w:lang w:val="en-US"/>
          <w14:textFill>
            <w14:solidFill>
              <w14:srgbClr w14:val="000000"/>
            </w14:solidFill>
          </w14:textFill>
        </w:rPr>
        <w:t>C</w:t>
      </w:r>
      <w:r>
        <w:rPr>
          <w:rFonts w:ascii="Times New Roman" w:hAnsi="Times New Roman"/>
          <w:outline w:val="0"/>
          <w:color w:val="000000"/>
          <w:sz w:val="20"/>
          <w:szCs w:val="20"/>
          <w:u w:color="000000"/>
          <w:rtl w:val="0"/>
          <w:lang w:val="en-US"/>
          <w14:textFill>
            <w14:solidFill>
              <w14:srgbClr w14:val="000000"/>
            </w14:solidFill>
          </w14:textFill>
        </w:rPr>
        <w:t>. Baselines</w:t>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In our framework, we re-implement two classical classification models used in the original dataset validation by Maltezou-Papastylianou et al. [20]. Both baselines use a fixed random seed (random_state = 42) for reproducibility and are trained on the same 80/20 train-test split. Additionally, the split is jointly stratified by intent and ethnicity in which all six cells (2 intents)</w:t>
      </w:r>
      <w:r>
        <w:rPr>
          <w:rFonts w:ascii="Times New Roman" w:hAnsi="Times New Roman" w:hint="default"/>
          <w:sz w:val="20"/>
          <w:szCs w:val="20"/>
          <w:rtl w:val="0"/>
          <w:lang w:val="en-US"/>
        </w:rPr>
        <w:t>×</w:t>
      </w:r>
      <w:r>
        <w:rPr>
          <w:rFonts w:ascii="Times New Roman" w:hAnsi="Times New Roman"/>
          <w:sz w:val="20"/>
          <w:szCs w:val="20"/>
          <w:rtl w:val="0"/>
          <w:lang w:val="en-US"/>
        </w:rPr>
        <w:t>(3 ethnicities) keep their proportion in both training and testing. This is used to correct the demographic composition from drifting and distorting per-group accuracy. All 60 features are standardized using StandardScaler fitted on the training set, ensuring a fair comparison with the new architectures in the following sections. The first re-implementation, Random Forest (RF), is an ensemble classifier that aggregates predictions across several independent trees to reach one majority conclusion. We configure it with 100 trees and a maximum depth of 10, whereas Maltezou-Papastylianou et al. [20] uses a 126-tree configuration. The second is a Logistic Regression (LR), a linear classifier that separates the acoustic cue between trustworthy and neutral speech through a weighted decision boundary.</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However, one critical issue is that both baselines view the speaker population homogeneously, fitting the demographic within one decision boundary. This pooling obscures the possibility that acoustic features may differ across demographic groups, leading to systematically different accuracy across groups. For instance, Maltezou-Papastylianou et al. [20] report RF accuracy of 71% for White speakers but declined to 68% and 66%, respectively, for Black and South Asian speakers, suggesting that the model's distinction pattern of trust is skewed toward one demographic group best represented in the data. To reduce disparity between demographic groups, we propose three novel architectures.</w:t>
      </w:r>
    </w:p>
    <w:p>
      <w:pPr>
        <w:pStyle w:val="Body"/>
        <w:spacing w:line="240" w:lineRule="auto"/>
        <w:rPr>
          <w:rFonts w:ascii="Times New Roman" w:cs="Times New Roman" w:hAnsi="Times New Roman" w:eastAsia="Times New Roman"/>
          <w:sz w:val="20"/>
          <w:szCs w:val="20"/>
        </w:rPr>
        <w:sectPr>
          <w:type w:val="continuous"/>
          <w:pgSz w:w="12240" w:h="15840" w:orient="portrait"/>
          <w:pgMar w:top="1080" w:right="1080" w:bottom="1080" w:left="1080" w:header="720" w:footer="720"/>
          <w:cols w:space="360" w:num="2" w:equalWidth="1"/>
          <w:bidi w:val="0"/>
        </w:sectPr>
      </w:pPr>
      <w:r>
        <w:rPr>
          <w:rFonts w:ascii="Times New Roman" w:cs="Times New Roman" w:hAnsi="Times New Roman" w:eastAsia="Times New Roman"/>
          <w:sz w:val="20"/>
          <w:szCs w:val="20"/>
        </w:rPr>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Fig. 3 Architecture of the ANN trust classifier</w:t>
      </w:r>
    </w:p>
    <w:p>
      <w:pPr>
        <w:pStyle w:val="Body"/>
        <w:spacing w:line="240" w:lineRule="auto"/>
        <w:rPr>
          <w:rFonts w:ascii="Times New Roman" w:cs="Times New Roman" w:hAnsi="Times New Roman" w:eastAsia="Times New Roman"/>
          <w:sz w:val="20"/>
          <w:szCs w:val="20"/>
        </w:rPr>
        <w:sectPr>
          <w:type w:val="continuous"/>
          <w:pgSz w:w="12240" w:h="15840" w:orient="portrait"/>
          <w:pgMar w:top="1080" w:right="1080" w:bottom="1080" w:left="1080" w:header="720" w:footer="720"/>
          <w:bidi w:val="0"/>
        </w:sectPr>
      </w:pPr>
      <w:r>
        <w:rPr>
          <w:rFonts w:ascii="Times New Roman" w:cs="Times New Roman" w:hAnsi="Times New Roman" w:eastAsia="Times New Roman"/>
          <w:sz w:val="20"/>
          <w:szCs w:val="20"/>
        </w:rPr>
        <w:drawing xmlns:a="http://schemas.openxmlformats.org/drawingml/2006/main">
          <wp:inline distT="0" distB="0" distL="0" distR="0">
            <wp:extent cx="6217921" cy="2600375"/>
            <wp:effectExtent l="0" t="0" r="0" b="0"/>
            <wp:docPr id="1073741827" name="officeArt object" descr="image2.png"/>
            <wp:cNvGraphicFramePr/>
            <a:graphic xmlns:a="http://schemas.openxmlformats.org/drawingml/2006/main">
              <a:graphicData uri="http://schemas.openxmlformats.org/drawingml/2006/picture">
                <pic:pic xmlns:pic="http://schemas.openxmlformats.org/drawingml/2006/picture">
                  <pic:nvPicPr>
                    <pic:cNvPr id="1073741827" name="image2.png" descr="image2.png"/>
                    <pic:cNvPicPr>
                      <a:picLocks noChangeAspect="1"/>
                    </pic:cNvPicPr>
                  </pic:nvPicPr>
                  <pic:blipFill>
                    <a:blip r:embed="rId8">
                      <a:extLst/>
                    </a:blip>
                    <a:srcRect l="0" t="6466" r="0" b="0"/>
                    <a:stretch>
                      <a:fillRect/>
                    </a:stretch>
                  </pic:blipFill>
                  <pic:spPr>
                    <a:xfrm>
                      <a:off x="0" y="0"/>
                      <a:ext cx="6217921" cy="2600375"/>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u8ym8m791yf3" w:id="35"/>
      <w:bookmarkEnd w:id="35"/>
      <w:r>
        <w:rPr>
          <w:rFonts w:ascii="Times New Roman" w:hAnsi="Times New Roman"/>
          <w:outline w:val="0"/>
          <w:color w:val="000000"/>
          <w:sz w:val="20"/>
          <w:szCs w:val="20"/>
          <w:u w:color="000000"/>
          <w:rtl w:val="0"/>
          <w:lang w:val="en-US"/>
          <w14:textFill>
            <w14:solidFill>
              <w14:srgbClr w14:val="000000"/>
            </w14:solidFill>
          </w14:textFill>
        </w:rPr>
        <w:t>D</w:t>
      </w:r>
      <w:r>
        <w:rPr>
          <w:rFonts w:ascii="Times New Roman" w:hAnsi="Times New Roman"/>
          <w:outline w:val="0"/>
          <w:color w:val="000000"/>
          <w:sz w:val="20"/>
          <w:szCs w:val="20"/>
          <w:u w:color="000000"/>
          <w:rtl w:val="0"/>
          <w:lang w:val="en-US"/>
          <w14:textFill>
            <w14:solidFill>
              <w14:srgbClr w14:val="000000"/>
            </w14:solidFill>
          </w14:textFill>
        </w:rPr>
        <w:t>. New Method #1</w:t>
      </w:r>
    </w:p>
    <w:p>
      <w:pPr>
        <w:pStyle w:val="Body"/>
        <w:spacing w:line="240" w:lineRule="auto"/>
        <w:rPr>
          <w:rFonts w:ascii="Times New Roman" w:cs="Times New Roman" w:hAnsi="Times New Roman" w:eastAsia="Times New Roman"/>
          <w:sz w:val="20"/>
          <w:szCs w:val="20"/>
        </w:rPr>
      </w:pPr>
      <w:bookmarkStart w:name="_headingh.15g4hrwnhqpy" w:id="36"/>
      <w:bookmarkEnd w:id="36"/>
      <w:r>
        <w:rPr>
          <w:rFonts w:ascii="Times New Roman" w:hAnsi="Times New Roman"/>
          <w:sz w:val="20"/>
          <w:szCs w:val="20"/>
          <w:rtl w:val="0"/>
          <w:lang w:val="en-US"/>
        </w:rPr>
        <w:t>T</w:t>
      </w:r>
      <w:r>
        <w:rPr>
          <w:rFonts w:ascii="Times New Roman" w:hAnsi="Times New Roman"/>
          <w:sz w:val="20"/>
          <w:szCs w:val="20"/>
          <w:rtl w:val="0"/>
          <w:lang w:val="en-US"/>
        </w:rPr>
        <w:t>he first proposed architecture introduces a connected feedforward Artificial Neural Network (ANN), which will assess if a greater representational capacity over the baseline models can improve overall accuracy and consistency across demographic groups. The network takes the full set of acoustic features (F0, HNR, etc.) as inputs and passes it through three hidden layers that decrease in width: 128, 64, and 32, neurons respectively, each using the ReLU activation function. Due to the limited training set of 921 samples, overfitting may occur. To mitigate this, Dropout (rate 0.3) [41] and Batch Normalization [42] are applied to the first two hidden layers. Lastly, the output layer applies a sigmoid activation to determine the probability of trustworthiness. Furthermore, the model was deliberately kept at three layers as previous experiments showed that additional layers led to diminishing results and overfitting, which reflects the dataset's size as a binding constraint on model capacity. The model is trained for 50 epochs using the Adam optimizer [43] (learning rate 10</w:t>
      </w:r>
      <w:r>
        <w:rPr>
          <w:rFonts w:ascii="Arial Unicode MS" w:cs="Arial Unicode MS" w:hAnsi="Arial Unicode MS" w:eastAsia="Arial Unicode MS" w:hint="default"/>
          <w:b w:val="0"/>
          <w:bCs w:val="0"/>
          <w:i w:val="0"/>
          <w:iCs w:val="0"/>
          <w:sz w:val="20"/>
          <w:szCs w:val="20"/>
          <w:rtl w:val="0"/>
          <w:lang w:val="en-US"/>
        </w:rPr>
        <w:t>⁻</w:t>
      </w:r>
      <w:r>
        <w:rPr>
          <w:rFonts w:ascii="Times New Roman" w:hAnsi="Times New Roman" w:hint="default"/>
          <w:sz w:val="20"/>
          <w:szCs w:val="20"/>
          <w:rtl w:val="0"/>
          <w:lang w:val="en-US"/>
        </w:rPr>
        <w:t>³</w:t>
      </w:r>
      <w:r>
        <w:rPr>
          <w:rFonts w:ascii="Times New Roman" w:hAnsi="Times New Roman"/>
          <w:sz w:val="20"/>
          <w:szCs w:val="20"/>
          <w:rtl w:val="0"/>
          <w:lang w:val="en-US"/>
        </w:rPr>
        <w:t xml:space="preserve">) with a batch size of 32 and binary cross-entropy loss. </w:t>
      </w:r>
    </w:p>
    <w:p>
      <w:pPr>
        <w:pStyle w:val="Body"/>
        <w:spacing w:line="240" w:lineRule="auto"/>
        <w:rPr>
          <w:rFonts w:ascii="Times New Roman" w:cs="Times New Roman" w:hAnsi="Times New Roman" w:eastAsia="Times New Roman"/>
          <w:sz w:val="20"/>
          <w:szCs w:val="20"/>
        </w:rPr>
        <w:sectPr>
          <w:type w:val="continuous"/>
          <w:pgSz w:w="12240" w:h="15840" w:orient="portrait"/>
          <w:pgMar w:top="1080" w:right="1080" w:bottom="1080" w:left="1080" w:header="720" w:footer="720"/>
          <w:cols w:space="360" w:num="2" w:equalWidth="1"/>
          <w:bidi w:val="0"/>
        </w:sectPr>
      </w:pPr>
      <w:bookmarkStart w:name="_headingh.cccq2fx6tpej" w:id="37"/>
      <w:bookmarkEnd w:id="37"/>
      <w:r>
        <w:rPr>
          <w:rFonts w:ascii="Times New Roman" w:cs="Times New Roman" w:hAnsi="Times New Roman" w:eastAsia="Times New Roman"/>
          <w:sz w:val="20"/>
          <w:szCs w:val="20"/>
        </w:rPr>
      </w:r>
    </w:p>
    <w:p>
      <w:pPr>
        <w:pStyle w:val="Body"/>
        <w:spacing w:line="240" w:lineRule="auto"/>
        <w:rPr>
          <w:rFonts w:ascii="Times New Roman" w:cs="Times New Roman" w:hAnsi="Times New Roman" w:eastAsia="Times New Roman"/>
          <w:sz w:val="20"/>
          <w:szCs w:val="20"/>
        </w:rPr>
      </w:pPr>
      <w:bookmarkStart w:name="_headingh.ex7azr6ojuic" w:id="38"/>
      <w:bookmarkEnd w:id="38"/>
      <w:r>
        <w:rPr>
          <w:rFonts w:ascii="Times New Roman" w:hAnsi="Times New Roman"/>
          <w:sz w:val="20"/>
          <w:szCs w:val="20"/>
          <w:rtl w:val="0"/>
        </w:rPr>
        <w:t>F</w:t>
      </w:r>
      <w:r>
        <w:rPr>
          <w:rFonts w:ascii="Times New Roman" w:hAnsi="Times New Roman"/>
          <w:sz w:val="20"/>
          <w:szCs w:val="20"/>
          <w:rtl w:val="0"/>
          <w:lang w:val="en-US"/>
        </w:rPr>
        <w:t>ig. 4 Architecture of the 1D-CNN trust classifier</w:t>
      </w:r>
    </w:p>
    <w:p>
      <w:pPr>
        <w:pStyle w:val="Body"/>
        <w:spacing w:line="240" w:lineRule="auto"/>
        <w:rPr>
          <w:rFonts w:ascii="Times New Roman" w:cs="Times New Roman" w:hAnsi="Times New Roman" w:eastAsia="Times New Roman"/>
          <w:sz w:val="20"/>
          <w:szCs w:val="20"/>
        </w:rPr>
        <w:sectPr>
          <w:type w:val="continuous"/>
          <w:pgSz w:w="12240" w:h="15840" w:orient="portrait"/>
          <w:pgMar w:top="1080" w:right="1080" w:bottom="1080" w:left="1080" w:header="720" w:footer="720"/>
          <w:bidi w:val="0"/>
        </w:sectPr>
      </w:pPr>
      <w:r>
        <w:rPr>
          <w:rFonts w:ascii="Times New Roman" w:cs="Times New Roman" w:hAnsi="Times New Roman" w:eastAsia="Times New Roman"/>
          <w:sz w:val="20"/>
          <w:szCs w:val="20"/>
        </w:rPr>
        <w:drawing xmlns:a="http://schemas.openxmlformats.org/drawingml/2006/main">
          <wp:inline distT="0" distB="0" distL="0" distR="0">
            <wp:extent cx="6217920" cy="2323623"/>
            <wp:effectExtent l="0" t="0" r="0" b="0"/>
            <wp:docPr id="1073741828" name="officeArt object" descr="image7.png"/>
            <wp:cNvGraphicFramePr/>
            <a:graphic xmlns:a="http://schemas.openxmlformats.org/drawingml/2006/main">
              <a:graphicData uri="http://schemas.openxmlformats.org/drawingml/2006/picture">
                <pic:pic xmlns:pic="http://schemas.openxmlformats.org/drawingml/2006/picture">
                  <pic:nvPicPr>
                    <pic:cNvPr id="1073741828" name="image7.png" descr="image7.png"/>
                    <pic:cNvPicPr>
                      <a:picLocks noChangeAspect="1"/>
                    </pic:cNvPicPr>
                  </pic:nvPicPr>
                  <pic:blipFill>
                    <a:blip r:embed="rId9">
                      <a:extLst/>
                    </a:blip>
                    <a:srcRect l="0" t="5973" r="0" b="0"/>
                    <a:stretch>
                      <a:fillRect/>
                    </a:stretch>
                  </pic:blipFill>
                  <pic:spPr>
                    <a:xfrm>
                      <a:off x="0" y="0"/>
                      <a:ext cx="6217920" cy="2323623"/>
                    </a:xfrm>
                    <a:prstGeom prst="rect">
                      <a:avLst/>
                    </a:prstGeom>
                    <a:ln w="12700" cap="flat">
                      <a:noFill/>
                      <a:miter lim="400000"/>
                    </a:ln>
                    <a:effectLst/>
                  </pic:spPr>
                </pic:pic>
              </a:graphicData>
            </a:graphic>
          </wp:inline>
        </w:drawing>
      </w:r>
      <w:r>
        <w:rPr>
          <w:rFonts w:ascii="Times New Roman" w:cs="Times New Roman" w:hAnsi="Times New Roman" w:eastAsia="Times New Roman"/>
          <w:sz w:val="20"/>
          <w:szCs w:val="20"/>
        </w:rPr>
      </w:r>
    </w:p>
    <w:p>
      <w:pPr>
        <w:pStyle w:val="Body"/>
        <w:spacing w:line="240" w:lineRule="auto"/>
        <w:rPr>
          <w:rFonts w:ascii="Times New Roman" w:cs="Times New Roman" w:hAnsi="Times New Roman" w:eastAsia="Times New Roman"/>
          <w:sz w:val="20"/>
          <w:szCs w:val="20"/>
        </w:rPr>
      </w:pPr>
      <w:bookmarkStart w:name="_headingh.2r4caww3r8w0" w:id="39"/>
      <w:bookmarkEnd w:id="39"/>
      <w:r>
        <w:rPr>
          <w:rFonts w:ascii="Times New Roman" w:hAnsi="Times New Roman"/>
          <w:sz w:val="20"/>
          <w:szCs w:val="20"/>
          <w:rtl w:val="0"/>
        </w:rPr>
        <w:t>E</w:t>
      </w:r>
      <w:r>
        <w:rPr>
          <w:rFonts w:ascii="Times New Roman" w:hAnsi="Times New Roman"/>
          <w:sz w:val="20"/>
          <w:szCs w:val="20"/>
          <w:rtl w:val="0"/>
          <w:lang w:val="en-US"/>
        </w:rPr>
        <w:t>. New Method #2</w:t>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second proposed architecture is a 1D Convolutional Neural Network (1D-CNN) [44] that processes the acoustic feature set by sliding a convolutional window across it to detect local patterns between adjacent features. The model is trained under conditions identical to the ANN: the Adam optimizer (learning rate 10</w:t>
      </w:r>
      <w:r>
        <w:rPr>
          <w:rFonts w:ascii="Arial Unicode MS" w:cs="Arial Unicode MS" w:hAnsi="Arial Unicode MS" w:eastAsia="Arial Unicode MS" w:hint="default"/>
          <w:b w:val="0"/>
          <w:bCs w:val="0"/>
          <w:i w:val="0"/>
          <w:iCs w:val="0"/>
          <w:sz w:val="20"/>
          <w:szCs w:val="20"/>
          <w:rtl w:val="0"/>
          <w:lang w:val="en-US"/>
        </w:rPr>
        <w:t>⁻</w:t>
      </w:r>
      <w:r>
        <w:rPr>
          <w:rFonts w:ascii="Times New Roman" w:hAnsi="Times New Roman" w:hint="default"/>
          <w:sz w:val="20"/>
          <w:szCs w:val="20"/>
          <w:rtl w:val="0"/>
          <w:lang w:val="en-US"/>
        </w:rPr>
        <w:t>³</w:t>
      </w:r>
      <w:r>
        <w:rPr>
          <w:rFonts w:ascii="Times New Roman" w:hAnsi="Times New Roman"/>
          <w:sz w:val="20"/>
          <w:szCs w:val="20"/>
          <w:rtl w:val="0"/>
          <w:lang w:val="en-US"/>
        </w:rPr>
        <w:t xml:space="preserve">), a batch size of 32, 50 epochs, and binary cross-entropy loss. While ANN treats inputs as independent entities, CNN assumes adjacent features are related. It is important to note that the 60 VoiceLab features have no meaningful spatial ordering. The order of adjacent positions in the feature vector is accidental, not intended for acoustic importance, so the CNN's locality assumption is deliberately mismatched to the data. Therefore, the 1D-CNN was included as a control experiment rather than as a competitive model expected to exploit local structure. Additionally, each feature vector is reshaped from x </w:t>
      </w:r>
      <w:r>
        <w:rPr>
          <w:rFonts w:ascii="Cambria Math" w:cs="Cambria Math" w:hAnsi="Cambria Math" w:eastAsia="Cambria Math"/>
          <w:sz w:val="20"/>
          <w:szCs w:val="20"/>
          <w:rtl w:val="0"/>
          <w:lang w:val="en-US"/>
        </w:rPr>
        <w:t>∈</w:t>
      </w:r>
      <w:r>
        <w:rPr>
          <w:rFonts w:ascii="Times New Roman" w:hAnsi="Times New Roman"/>
          <w:sz w:val="20"/>
          <w:szCs w:val="20"/>
          <w:rtl w:val="0"/>
          <w:lang w:val="en-US"/>
        </w:rPr>
        <w:t xml:space="preserve"> </w:t>
      </w:r>
      <w:r>
        <w:rPr>
          <w:rFonts w:ascii="Arial Unicode MS" w:cs="Arial Unicode MS" w:hAnsi="Arial Unicode MS" w:eastAsia="Arial Unicode MS" w:hint="default"/>
          <w:b w:val="0"/>
          <w:bCs w:val="0"/>
          <w:i w:val="0"/>
          <w:iCs w:val="0"/>
          <w:sz w:val="20"/>
          <w:szCs w:val="20"/>
          <w:rtl w:val="0"/>
          <w:lang w:val="en-US"/>
        </w:rPr>
        <w:t>ℝ⁶⁰</w:t>
      </w:r>
      <w:r>
        <w:rPr>
          <w:rFonts w:ascii="Times New Roman" w:hAnsi="Times New Roman"/>
          <w:sz w:val="20"/>
          <w:szCs w:val="20"/>
          <w:rtl w:val="0"/>
          <w:lang w:val="en-US"/>
        </w:rPr>
        <w:t xml:space="preserve"> </w:t>
      </w:r>
      <w:r>
        <w:rPr>
          <w:rFonts w:ascii="Times New Roman" w:hAnsi="Times New Roman"/>
          <w:sz w:val="20"/>
          <w:szCs w:val="20"/>
          <w:rtl w:val="0"/>
          <w:lang w:val="en-US"/>
        </w:rPr>
        <w:t xml:space="preserve">to X </w:t>
      </w:r>
      <w:r>
        <w:rPr>
          <w:rFonts w:ascii="Cambria Math" w:cs="Cambria Math" w:hAnsi="Cambria Math" w:eastAsia="Cambria Math"/>
          <w:sz w:val="20"/>
          <w:szCs w:val="20"/>
          <w:rtl w:val="0"/>
          <w:lang w:val="en-US"/>
        </w:rPr>
        <w:t>∈</w:t>
      </w:r>
      <w:r>
        <w:rPr>
          <w:rFonts w:ascii="Times New Roman" w:hAnsi="Times New Roman"/>
          <w:sz w:val="20"/>
          <w:szCs w:val="20"/>
          <w:rtl w:val="0"/>
          <w:lang w:val="en-US"/>
        </w:rPr>
        <w:t xml:space="preserve"> </w:t>
      </w:r>
      <w:r>
        <w:rPr>
          <w:rFonts w:ascii="Arial Unicode MS" w:cs="Arial Unicode MS" w:hAnsi="Arial Unicode MS" w:eastAsia="Arial Unicode MS" w:hint="default"/>
          <w:b w:val="0"/>
          <w:bCs w:val="0"/>
          <w:i w:val="0"/>
          <w:iCs w:val="0"/>
          <w:sz w:val="20"/>
          <w:szCs w:val="20"/>
          <w:rtl w:val="0"/>
          <w:lang w:val="en-US"/>
        </w:rPr>
        <w:t>ℝ⁶⁰</w:t>
      </w:r>
      <w:r>
        <w:rPr>
          <w:rFonts w:ascii="Times New Roman" w:hAnsi="Times New Roman" w:hint="default"/>
          <w:sz w:val="20"/>
          <w:szCs w:val="20"/>
          <w:rtl w:val="0"/>
          <w:lang w:val="en-US"/>
        </w:rPr>
        <w:t xml:space="preserve">ˣ¹ </w:t>
      </w:r>
      <w:r>
        <w:rPr>
          <w:rFonts w:ascii="Times New Roman" w:hAnsi="Times New Roman"/>
          <w:sz w:val="20"/>
          <w:szCs w:val="20"/>
          <w:rtl w:val="0"/>
          <w:lang w:val="en-US"/>
        </w:rPr>
        <w:t>to match the input format that convolutional layers require (batch, length, channels). x</w:t>
      </w:r>
      <w:r>
        <w:rPr>
          <w:rFonts w:ascii="Cambria Math" w:cs="Cambria Math" w:hAnsi="Cambria Math" w:eastAsia="Cambria Math"/>
          <w:sz w:val="20"/>
          <w:szCs w:val="20"/>
          <w:rtl w:val="0"/>
          <w:lang w:val="en-US"/>
        </w:rPr>
        <w:t>∈</w:t>
      </w:r>
      <w:r>
        <w:rPr>
          <w:rFonts w:ascii="Times New Roman" w:hAnsi="Times New Roman"/>
          <w:sz w:val="20"/>
          <w:szCs w:val="20"/>
          <w:rtl w:val="0"/>
          <w:lang w:val="en-US"/>
        </w:rPr>
        <w:t>R60 to X</w:t>
      </w:r>
      <w:r>
        <w:rPr>
          <w:rFonts w:ascii="Cambria Math" w:cs="Cambria Math" w:hAnsi="Cambria Math" w:eastAsia="Cambria Math"/>
          <w:sz w:val="20"/>
          <w:szCs w:val="20"/>
          <w:rtl w:val="0"/>
          <w:lang w:val="en-US"/>
        </w:rPr>
        <w:t>∈</w:t>
      </w:r>
      <w:r>
        <w:rPr>
          <w:rFonts w:ascii="Times New Roman" w:hAnsi="Times New Roman"/>
          <w:sz w:val="20"/>
          <w:szCs w:val="20"/>
          <w:rtl w:val="0"/>
          <w:lang w:val="en-US"/>
        </w:rPr>
        <w:t>R60</w:t>
      </w:r>
      <w:r>
        <w:rPr>
          <w:rFonts w:ascii="Times New Roman" w:hAnsi="Times New Roman" w:hint="default"/>
          <w:sz w:val="20"/>
          <w:szCs w:val="20"/>
          <w:rtl w:val="0"/>
          <w:lang w:val="en-US"/>
        </w:rPr>
        <w:t>×</w:t>
      </w:r>
      <w:r>
        <w:rPr>
          <w:rFonts w:ascii="Times New Roman" w:hAnsi="Times New Roman"/>
          <w:sz w:val="20"/>
          <w:szCs w:val="20"/>
          <w:rtl w:val="0"/>
          <w:lang w:val="en-US"/>
        </w:rPr>
        <w:t>1 The architecture consists of two convolutional layers with 64 and 32 filters respectively, each with a kernel size of 3 and ReLU activation. In the first convolutional layer, each filter independently examines three adjacent features at a time as it slides across the vector, followed by Batch Normalization and Dropout (rate 0.2). The second convolutional layer applies the same processing by extracting lower-level patterns detected in the first layer and combining them into higher-level representations. This is followed by a flattened layer, a dense layer of 64 neurons, and a sigmoid output for determining the probability of trustworthy speech. If a model whose primary inductive bias is locality nonetheless matches the ANN's accuracy and fairness, then the gain over RF and LR can be attributed to depth and non-linearity in general.</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rPr>
        <w:sectPr>
          <w:type w:val="continuous"/>
          <w:pgSz w:w="12240" w:h="15840" w:orient="portrait"/>
          <w:pgMar w:top="1080" w:right="1080" w:bottom="1080" w:left="1080" w:header="720" w:footer="720"/>
          <w:cols w:space="360" w:num="2" w:equalWidth="1"/>
          <w:bidi w:val="0"/>
        </w:sectPr>
      </w:pPr>
      <w:r>
        <w:rPr>
          <w:rFonts w:ascii="Times New Roman" w:cs="Times New Roman" w:hAnsi="Times New Roman" w:eastAsia="Times New Roman"/>
        </w:rPr>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Fig. 5 DANN-Trust architecture: shared encoder + trust head + GRL-protected domain head</w:t>
      </w:r>
    </w:p>
    <w:p>
      <w:pPr>
        <w:pStyle w:val="Body"/>
        <w:spacing w:line="240" w:lineRule="auto"/>
        <w:sectPr>
          <w:type w:val="continuous"/>
          <w:pgSz w:w="12240" w:h="15840" w:orient="portrait"/>
          <w:pgMar w:top="1080" w:right="1080" w:bottom="1080" w:left="1080" w:header="720" w:footer="720"/>
          <w:bidi w:val="0"/>
        </w:sectPr>
      </w:pPr>
      <w:r>
        <w:rPr>
          <w:rFonts w:ascii="Times New Roman" w:cs="Times New Roman" w:hAnsi="Times New Roman" w:eastAsia="Times New Roman"/>
          <w:sz w:val="20"/>
          <w:szCs w:val="20"/>
        </w:rPr>
        <w:drawing xmlns:a="http://schemas.openxmlformats.org/drawingml/2006/main">
          <wp:inline distT="0" distB="0" distL="0" distR="0">
            <wp:extent cx="6217921" cy="3342114"/>
            <wp:effectExtent l="0" t="0" r="0" b="0"/>
            <wp:docPr id="1073741829" name="officeArt object" descr="image5.png"/>
            <wp:cNvGraphicFramePr/>
            <a:graphic xmlns:a="http://schemas.openxmlformats.org/drawingml/2006/main">
              <a:graphicData uri="http://schemas.openxmlformats.org/drawingml/2006/picture">
                <pic:pic xmlns:pic="http://schemas.openxmlformats.org/drawingml/2006/picture">
                  <pic:nvPicPr>
                    <pic:cNvPr id="1073741829" name="image5.png" descr="image5.png"/>
                    <pic:cNvPicPr>
                      <a:picLocks noChangeAspect="1"/>
                    </pic:cNvPicPr>
                  </pic:nvPicPr>
                  <pic:blipFill>
                    <a:blip r:embed="rId10">
                      <a:extLst/>
                    </a:blip>
                    <a:srcRect l="0" t="3897" r="0" b="0"/>
                    <a:stretch>
                      <a:fillRect/>
                    </a:stretch>
                  </pic:blipFill>
                  <pic:spPr>
                    <a:xfrm>
                      <a:off x="0" y="0"/>
                      <a:ext cx="6217921" cy="3342114"/>
                    </a:xfrm>
                    <a:prstGeom prst="rect">
                      <a:avLst/>
                    </a:prstGeom>
                    <a:ln w="12700" cap="flat">
                      <a:noFill/>
                      <a:miter lim="400000"/>
                    </a:ln>
                    <a:effectLst/>
                  </pic:spPr>
                </pic:pic>
              </a:graphicData>
            </a:graphic>
          </wp:inline>
        </w:drawing>
      </w:r>
    </w:p>
    <w:p>
      <w:pPr>
        <w:pStyle w:val="Body"/>
        <w:spacing w:line="240" w:lineRule="auto"/>
        <w:rPr>
          <w:rFonts w:ascii="Times New Roman" w:cs="Times New Roman" w:hAnsi="Times New Roman" w:eastAsia="Times New Roman"/>
          <w:outline w:val="0"/>
          <w:color w:val="000000"/>
          <w:sz w:val="20"/>
          <w:szCs w:val="20"/>
          <w:u w:color="000000"/>
          <w14:textFill>
            <w14:solidFill>
              <w14:srgbClr w14:val="000000"/>
            </w14:solidFill>
          </w14:textFill>
        </w:rPr>
      </w:pPr>
      <w:r>
        <w:rPr>
          <w:rFonts w:ascii="Times New Roman" w:hAnsi="Times New Roman"/>
          <w:outline w:val="0"/>
          <w:color w:val="000000"/>
          <w:sz w:val="20"/>
          <w:szCs w:val="20"/>
          <w:u w:color="000000"/>
          <w:rtl w:val="0"/>
          <w:lang w:val="en-US"/>
          <w14:textFill>
            <w14:solidFill>
              <w14:srgbClr w14:val="000000"/>
            </w14:solidFill>
          </w14:textFill>
        </w:rPr>
        <w:t>F. New Method #3</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Cardo" w:cs="Cardo" w:hAnsi="Cardo" w:eastAsia="Cardo"/>
          <w:sz w:val="20"/>
          <w:szCs w:val="20"/>
        </w:rPr>
      </w:pPr>
      <w:r>
        <w:rPr>
          <w:rFonts w:ascii="Cardo" w:cs="Cardo" w:hAnsi="Cardo" w:eastAsia="Cardo"/>
          <w:sz w:val="20"/>
          <w:szCs w:val="20"/>
          <w:rtl w:val="0"/>
          <w:lang w:val="en-US"/>
        </w:rPr>
        <w:t xml:space="preserve">While ANN and CNN have overall improved accuracy, the encoder can begin to use ethnicity-linked acoustic features to predict trustworthiness. If an acoustic feature signals trustworthiness but leans heavily on one ethnicity, the model may exploit this correlation without explicit instructions to do so. To prevent this, we introduce a Domain-Adversarial Neural Network (DANN-Trust), adapted for demographic fairness in voice intent classification. The architecture follows the framework of Ganin et al. [26] and consists of three components: a shared encoder, a trust classification head, and a domain adversarial head connected to the encoder through a Gradient Reversal Layer (GRL). The shared encoder uses two dense layers of 128 and 32 neurons, respectively, each with Batch Normalization and Dropout, producing a 32-dimensional latent representation. Note that this encoder is one layer shallower than the ANN of Section III-D (128 </w:t>
      </w:r>
      <w:r>
        <w:rPr>
          <w:rFonts w:ascii="Cardo" w:cs="Cardo" w:hAnsi="Cardo" w:eastAsia="Cardo"/>
          <w:sz w:val="20"/>
          <w:szCs w:val="20"/>
          <w:rtl w:val="0"/>
          <w:lang w:val="en-US"/>
        </w:rPr>
        <w:t xml:space="preserve">→ </w:t>
      </w:r>
      <w:r>
        <w:rPr>
          <w:rFonts w:ascii="Cardo" w:cs="Cardo" w:hAnsi="Cardo" w:eastAsia="Cardo"/>
          <w:sz w:val="20"/>
          <w:szCs w:val="20"/>
          <w:rtl w:val="0"/>
          <w:lang w:val="en-US"/>
        </w:rPr>
        <w:t xml:space="preserve">32 rather than 128 </w:t>
      </w:r>
      <w:r>
        <w:rPr>
          <w:rFonts w:ascii="Cardo" w:cs="Cardo" w:hAnsi="Cardo" w:eastAsia="Cardo"/>
          <w:sz w:val="20"/>
          <w:szCs w:val="20"/>
          <w:rtl w:val="0"/>
          <w:lang w:val="en-US"/>
        </w:rPr>
        <w:t xml:space="preserve">→ </w:t>
      </w:r>
      <w:r>
        <w:rPr>
          <w:rFonts w:ascii="Cardo" w:cs="Cardo" w:hAnsi="Cardo" w:eastAsia="Cardo"/>
          <w:sz w:val="20"/>
          <w:szCs w:val="20"/>
          <w:rtl w:val="0"/>
          <w:lang w:val="en-US"/>
        </w:rPr>
        <w:t xml:space="preserve">64 </w:t>
      </w:r>
      <w:r>
        <w:rPr>
          <w:rFonts w:ascii="Cardo" w:cs="Cardo" w:hAnsi="Cardo" w:eastAsia="Cardo"/>
          <w:sz w:val="20"/>
          <w:szCs w:val="20"/>
          <w:rtl w:val="0"/>
          <w:lang w:val="en-US"/>
        </w:rPr>
        <w:t xml:space="preserve">→ </w:t>
      </w:r>
      <w:r>
        <w:rPr>
          <w:rFonts w:ascii="Cardo" w:cs="Cardo" w:hAnsi="Cardo" w:eastAsia="Cardo"/>
          <w:sz w:val="20"/>
          <w:szCs w:val="20"/>
          <w:rtl w:val="0"/>
          <w:lang w:val="en-US"/>
        </w:rPr>
        <w:t>32). The middle layer was removed to reduce parameter count under adversarial pressure. This summary is transmitted to both heads. The trust head applies a smaller dense layer of 16 neurons followed by a sigmoid output to predict neutral and trustworthy intent. Building on this, the domain head applies an identical dense layer with a softmax output to predict the speaker</w:t>
      </w:r>
      <w:r>
        <w:rPr>
          <w:rFonts w:ascii="Cardo" w:cs="Cardo" w:hAnsi="Cardo" w:eastAsia="Cardo"/>
          <w:sz w:val="20"/>
          <w:szCs w:val="20"/>
          <w:rtl w:val="0"/>
          <w:lang w:val="en-US"/>
        </w:rPr>
        <w:t>’</w:t>
      </w:r>
      <w:r>
        <w:rPr>
          <w:rFonts w:ascii="Cardo" w:cs="Cardo" w:hAnsi="Cardo" w:eastAsia="Cardo"/>
          <w:sz w:val="20"/>
          <w:szCs w:val="20"/>
          <w:rtl w:val="0"/>
          <w:lang w:val="en-US"/>
        </w:rPr>
        <w:t xml:space="preserve">s ethnicity across the three groups. During this process, the GRL transmits the encoder summary through the forward pass. In the backward pass, the GRL multiplies the gradient flowing from the domain head back to the encoder by </w:t>
      </w:r>
      <w:r>
        <w:rPr>
          <w:rFonts w:ascii="Cardo" w:cs="Cardo" w:hAnsi="Cardo" w:eastAsia="Cardo"/>
          <w:sz w:val="20"/>
          <w:szCs w:val="20"/>
          <w:rtl w:val="0"/>
          <w:lang w:val="en-US"/>
        </w:rPr>
        <w:t>−λ</w:t>
      </w:r>
      <w:r>
        <w:rPr>
          <w:rFonts w:ascii="Cardo" w:cs="Cardo" w:hAnsi="Cardo" w:eastAsia="Cardo"/>
          <w:sz w:val="20"/>
          <w:szCs w:val="20"/>
          <w:rtl w:val="0"/>
          <w:lang w:val="en-US"/>
        </w:rPr>
        <w:t>. This causes the encoder to be trained to make ethnicity unpredictable while the domain head is trained to predict ethnicity as accurately as possible. If the domain head cannot determine the speaker</w:t>
      </w:r>
      <w:r>
        <w:rPr>
          <w:rFonts w:ascii="Cardo" w:cs="Cardo" w:hAnsi="Cardo" w:eastAsia="Cardo"/>
          <w:sz w:val="20"/>
          <w:szCs w:val="20"/>
          <w:rtl w:val="0"/>
          <w:lang w:val="en-US"/>
        </w:rPr>
        <w:t>’</w:t>
      </w:r>
      <w:r>
        <w:rPr>
          <w:rFonts w:ascii="Cardo" w:cs="Cardo" w:hAnsi="Cardo" w:eastAsia="Cardo"/>
          <w:sz w:val="20"/>
          <w:szCs w:val="20"/>
          <w:rtl w:val="0"/>
          <w:lang w:val="en-US"/>
        </w:rPr>
        <w:t>s ethnicity from the 32-dimensional latent representation, the model has less scope to exploit correlations between ethnicity and trustworthiness and is encouraged to take a fairer approach.</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Additionally, the strength of the gradient reversal is gradually increased over the course of training to prevent destabilization of the encoder from adversarial pressure before it can predict trustworthiness. This strength is governed by a parameter </w:t>
      </w:r>
      <w:r>
        <w:rPr>
          <w:rFonts w:ascii="Times New Roman" w:hAnsi="Times New Roman" w:hint="default"/>
          <w:sz w:val="20"/>
          <w:szCs w:val="20"/>
          <w:rtl w:val="0"/>
          <w:lang w:val="en-US"/>
        </w:rPr>
        <w:t>λ</w:t>
      </w:r>
      <w:r>
        <w:rPr>
          <w:rFonts w:ascii="Times New Roman" w:hAnsi="Times New Roman"/>
          <w:sz w:val="20"/>
          <w:szCs w:val="20"/>
          <w:rtl w:val="0"/>
          <w:lang w:val="en-US"/>
        </w:rPr>
        <w:t xml:space="preserve">, following the schedule proposed by Ganin et al. [26]: </w:t>
      </w:r>
    </w:p>
    <w:p>
      <w:pPr>
        <w:pStyle w:val="Body"/>
        <w:spacing w:line="240" w:lineRule="auto"/>
        <w:rPr>
          <w:rFonts w:ascii="Times New Roman" w:cs="Times New Roman" w:hAnsi="Times New Roman" w:eastAsia="Times New Roman"/>
          <w:sz w:val="20"/>
          <w:szCs w:val="20"/>
        </w:rPr>
      </w:pPr>
      <w:r>
        <w:rPr>
          <w:rFonts w:ascii="Cardo" w:cs="Cardo" w:hAnsi="Cardo" w:eastAsia="Cardo"/>
          <w:sz w:val="20"/>
          <w:szCs w:val="20"/>
          <w:rtl w:val="0"/>
          <w:lang w:val="en-US"/>
        </w:rPr>
        <w:t>λ</w:t>
      </w:r>
      <w:r>
        <w:rPr>
          <w:rFonts w:ascii="Cardo" w:cs="Cardo" w:hAnsi="Cardo" w:eastAsia="Cardo"/>
          <w:sz w:val="20"/>
          <w:szCs w:val="20"/>
          <w:rtl w:val="0"/>
          <w:lang w:val="en-US"/>
        </w:rPr>
        <w:t>(p) = 2 / (1 + exp(</w:t>
      </w:r>
      <w:r>
        <w:rPr>
          <w:rFonts w:ascii="Cardo" w:cs="Cardo" w:hAnsi="Cardo" w:eastAsia="Cardo"/>
          <w:sz w:val="20"/>
          <w:szCs w:val="20"/>
          <w:rtl w:val="0"/>
          <w:lang w:val="en-US"/>
        </w:rPr>
        <w:t>−</w:t>
      </w:r>
      <w:r>
        <w:rPr>
          <w:rFonts w:ascii="Cardo" w:cs="Cardo" w:hAnsi="Cardo" w:eastAsia="Cardo"/>
          <w:sz w:val="20"/>
          <w:szCs w:val="20"/>
          <w:rtl w:val="0"/>
          <w:lang w:val="en-US"/>
        </w:rPr>
        <w:t xml:space="preserve">10p)) </w:t>
      </w:r>
      <w:r>
        <w:rPr>
          <w:rFonts w:ascii="Cardo" w:cs="Cardo" w:hAnsi="Cardo" w:eastAsia="Cardo"/>
          <w:sz w:val="20"/>
          <w:szCs w:val="20"/>
          <w:rtl w:val="0"/>
          <w:lang w:val="en-US"/>
        </w:rPr>
        <w:t xml:space="preserve">− </w:t>
      </w:r>
      <w:r>
        <w:rPr>
          <w:rFonts w:ascii="Cardo" w:cs="Cardo" w:hAnsi="Cardo" w:eastAsia="Cardo"/>
          <w:sz w:val="20"/>
          <w:szCs w:val="20"/>
          <w:rtl w:val="0"/>
          <w:lang w:val="en-US"/>
        </w:rPr>
        <w:t xml:space="preserve">1 , where </w:t>
      </w:r>
      <w:r>
        <w:rPr>
          <w:rFonts w:ascii="Times New Roman" w:hAnsi="Times New Roman"/>
          <w:i w:val="1"/>
          <w:iCs w:val="1"/>
          <w:sz w:val="20"/>
          <w:szCs w:val="20"/>
          <w:rtl w:val="0"/>
          <w:lang w:val="en-US"/>
        </w:rPr>
        <w:t>p</w:t>
      </w:r>
      <w:r>
        <w:rPr>
          <w:rFonts w:ascii="Times New Roman" w:hAnsi="Times New Roman"/>
          <w:sz w:val="20"/>
          <w:szCs w:val="20"/>
          <w:rtl w:val="0"/>
          <w:lang w:val="en-US"/>
        </w:rPr>
        <w:t xml:space="preserve"> represents the pressure of GRL, defined by the current epoch divided by the total number of epochs. By initializing the pressure of GRL near zero, this allows the encoder to develop trust-discriminative features before maximizing the pressure to 1.0. DANN-Trust is trained for 80 epochs to accommodate the complexity of the model. Training uses the Adam optimizer (learning rate 10</w:t>
      </w:r>
      <w:r>
        <w:rPr>
          <w:rFonts w:ascii="Arial Unicode MS" w:cs="Arial Unicode MS" w:hAnsi="Arial Unicode MS" w:eastAsia="Arial Unicode MS" w:hint="default"/>
          <w:b w:val="0"/>
          <w:bCs w:val="0"/>
          <w:i w:val="0"/>
          <w:iCs w:val="0"/>
          <w:sz w:val="20"/>
          <w:szCs w:val="20"/>
          <w:rtl w:val="0"/>
          <w:lang w:val="en-US"/>
        </w:rPr>
        <w:t>⁻</w:t>
      </w:r>
      <w:r>
        <w:rPr>
          <w:rFonts w:ascii="Times New Roman" w:hAnsi="Times New Roman" w:hint="default"/>
          <w:sz w:val="20"/>
          <w:szCs w:val="20"/>
          <w:rtl w:val="0"/>
          <w:lang w:val="en-US"/>
        </w:rPr>
        <w:t>³</w:t>
      </w:r>
      <w:r>
        <w:rPr>
          <w:rFonts w:ascii="Times New Roman" w:hAnsi="Times New Roman"/>
          <w:sz w:val="20"/>
          <w:szCs w:val="20"/>
          <w:rtl w:val="0"/>
          <w:lang w:val="en-US"/>
        </w:rPr>
        <w:t xml:space="preserve">) with a batch size of 32, and the adversarial strength is capped at a maximum value of </w:t>
      </w:r>
      <w:r>
        <w:rPr>
          <w:rFonts w:ascii="Times New Roman" w:hAnsi="Times New Roman" w:hint="default"/>
          <w:sz w:val="20"/>
          <w:szCs w:val="20"/>
          <w:rtl w:val="0"/>
          <w:lang w:val="en-US"/>
        </w:rPr>
        <w:t>λ</w:t>
      </w:r>
      <w:r>
        <w:rPr>
          <w:rFonts w:ascii="Times New Roman" w:hAnsi="Times New Roman"/>
          <w:sz w:val="20"/>
          <w:szCs w:val="20"/>
          <w:rtl w:val="0"/>
          <w:lang w:val="en-US"/>
        </w:rPr>
        <w:t>_max = 1.0.</w:t>
      </w:r>
    </w:p>
    <w:p>
      <w:pPr>
        <w:pStyle w:val="Body"/>
        <w:spacing w:line="240" w:lineRule="auto"/>
        <w:rPr>
          <w:rFonts w:ascii="Times New Roman" w:cs="Times New Roman" w:hAnsi="Times New Roman" w:eastAsia="Times New Roman"/>
          <w:sz w:val="20"/>
          <w:szCs w:val="20"/>
        </w:rPr>
      </w:pP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glz95ybftdzv" w:id="40"/>
      <w:bookmarkEnd w:id="40"/>
      <w:r>
        <w:rPr>
          <w:rFonts w:ascii="Times New Roman" w:hAnsi="Times New Roman"/>
          <w:outline w:val="0"/>
          <w:color w:val="000000"/>
          <w:sz w:val="20"/>
          <w:szCs w:val="20"/>
          <w:u w:color="000000"/>
          <w:rtl w:val="0"/>
          <w:lang w:val="en-US"/>
          <w14:textFill>
            <w14:solidFill>
              <w14:srgbClr w14:val="000000"/>
            </w14:solidFill>
          </w14:textFill>
        </w:rPr>
        <w:t>G</w:t>
      </w:r>
      <w:r>
        <w:rPr>
          <w:rFonts w:ascii="Times New Roman" w:hAnsi="Times New Roman"/>
          <w:outline w:val="0"/>
          <w:color w:val="000000"/>
          <w:sz w:val="20"/>
          <w:szCs w:val="20"/>
          <w:u w:color="000000"/>
          <w:rtl w:val="0"/>
          <w:lang w:val="en-US"/>
          <w14:textFill>
            <w14:solidFill>
              <w14:srgbClr w14:val="000000"/>
            </w14:solidFill>
          </w14:textFill>
        </w:rPr>
        <w:t>. Evaluation Metrics and Multi-Seed Protocol</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For every model, we report overall accuracy computed on the fully held-out test set together with the area under the ROC curve (AUC), which gives a threshold-independent view of discriminability. Both are also disaggregated by speaker ethnicity, the paper's primary fairness axis.</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We quantify the fairness gap using </w:t>
      </w:r>
      <w:r>
        <w:rPr>
          <w:rFonts w:ascii="Times New Roman" w:hAnsi="Times New Roman" w:hint="default"/>
          <w:sz w:val="20"/>
          <w:szCs w:val="20"/>
          <w:rtl w:val="0"/>
          <w:lang w:val="en-US"/>
        </w:rPr>
        <w:t>Δ</w:t>
      </w:r>
      <w:r>
        <w:rPr>
          <w:rFonts w:ascii="Times New Roman" w:hAnsi="Times New Roman"/>
          <w:sz w:val="20"/>
          <w:szCs w:val="20"/>
          <w:rtl w:val="0"/>
          <w:lang w:val="en-US"/>
        </w:rPr>
        <w:t>_eth as defined in Section III-B. A smaller gap denotes more even performance across groups. Because accuracy gaps and AUC gaps may move independently, we also report an AUC fairness gap, computed the same way on per-group AUC values.</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For DANN-Trust, we apply a direct diagnostic on the adversarial mechanism by extracting the frozen encoder output </w:t>
      </w:r>
      <w:r>
        <w:rPr>
          <w:rFonts w:ascii="Times New Roman" w:hAnsi="Times New Roman" w:hint="default"/>
          <w:sz w:val="20"/>
          <w:szCs w:val="20"/>
          <w:rtl w:val="0"/>
          <w:lang w:val="en-US"/>
        </w:rPr>
        <w:t>ϕ</w:t>
      </w:r>
      <w:r>
        <w:rPr>
          <w:rFonts w:ascii="Times New Roman" w:hAnsi="Times New Roman"/>
          <w:sz w:val="20"/>
          <w:szCs w:val="20"/>
          <w:rtl w:val="0"/>
          <w:lang w:val="en-US"/>
        </w:rPr>
        <w:t xml:space="preserve">(x) on the test set and training a fresh logistic-regression probe to predict z from </w:t>
      </w:r>
      <w:r>
        <w:rPr>
          <w:rFonts w:ascii="Times New Roman" w:hAnsi="Times New Roman" w:hint="default"/>
          <w:sz w:val="20"/>
          <w:szCs w:val="20"/>
          <w:rtl w:val="0"/>
          <w:lang w:val="en-US"/>
        </w:rPr>
        <w:t>ϕ</w:t>
      </w:r>
      <w:r>
        <w:rPr>
          <w:rFonts w:ascii="Times New Roman" w:hAnsi="Times New Roman"/>
          <w:sz w:val="20"/>
          <w:szCs w:val="20"/>
          <w:rtl w:val="0"/>
          <w:lang w:val="en-US"/>
        </w:rPr>
        <w:t xml:space="preserve">(x). The probe is retrained under each of the five seeds and we report its mean accuracy with standard deviation. For three ethnicities, chance is 33.3%. A probe accuracy near chance indicates that the adversary has successfully removed ethnicity from the representation, whereas accuracy that is substantially higher than the chance indicates residual demographic leakage. </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Each model is trained five times with seeds {42, 43, 44, 45, 46} on the same fixed train/test partition (split seed = 42). The partition is fixed for two reasons. First, to prevent data contamination, feature standardization is fit on the training split only and then applied to the test split. Second, holding the split fixed isolates model variance, the shift in a retrained model's behavior on identical data, from split variance, the contribution of the partition itself. Measuring seed-to-seed variance therefore allows us to test whether DANN-Trust is not only fairer on average than the baselines but also more consistent across retraining.</w:t>
      </w:r>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vmlbxonu9ee7" w:id="41"/>
      <w:bookmarkEnd w:id="41"/>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IV. EXPERIMENT AND RESULTS</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In the experimental evaluation, we conducted a multi-seed comparative analysis of the five trustworthy-intent classifiers introduced in the methodology section. As described in Section III-C, Random Forest and Logistic Regression are reproduced</w:t>
      </w:r>
      <w:r>
        <w:rPr>
          <w:rFonts w:ascii="Times New Roman" w:hAnsi="Times New Roman" w:hint="default"/>
          <w:sz w:val="20"/>
          <w:szCs w:val="20"/>
          <w:rtl w:val="0"/>
          <w:lang w:val="en-US"/>
        </w:rPr>
        <w:t>–</w:t>
      </w:r>
      <w:r>
        <w:rPr>
          <w:rFonts w:ascii="Times New Roman" w:hAnsi="Times New Roman"/>
          <w:sz w:val="20"/>
          <w:szCs w:val="20"/>
          <w:rtl w:val="0"/>
          <w:lang w:val="en-US"/>
        </w:rPr>
        <w:t>established baselines from Maltezou-Papastylianou et al. [20] and are relatively mature, well-understood methods; our re-implementation of them serves primarily as a reference point rather than a contribution in its own right. Hence, our experimental evaluation focuses mainly on three components that are novel to this work: the ANN and 1D-CNN as general-purpose deep baselines (Sections III-D, 3.5), and DANN-Trust, the domain-adversarial network that is this paper's central contribution (Section III-F). Specifically, the experiments assess (1) whether depth and non-linearity alone improve accuracy and reduce demographic disparity over RF and LR, and (2) whether DANN-Trust's adversarial mechanism yields fairness behavior that is not only better on average but more stable across retrains, which is the property that determines whether such a method is deployable in practice.</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bookmarkStart w:name="_headingh.xndofwfjjnvk" w:id="42"/>
      <w:bookmarkEnd w:id="42"/>
      <w:r>
        <w:rPr>
          <w:rFonts w:ascii="Times New Roman" w:hAnsi="Times New Roman"/>
          <w:sz w:val="20"/>
          <w:szCs w:val="20"/>
          <w:rtl w:val="0"/>
          <w:lang w:val="en-US"/>
        </w:rPr>
        <w:t>S</w:t>
      </w:r>
      <w:r>
        <w:rPr>
          <w:rFonts w:ascii="Times New Roman" w:hAnsi="Times New Roman"/>
          <w:sz w:val="20"/>
          <w:szCs w:val="20"/>
          <w:rtl w:val="0"/>
          <w:lang w:val="en-US"/>
        </w:rPr>
        <w:t>ection IV-A describes the shared experimental setup. Section IV-B presents overall classification performance (Table 2). Section IV-C decomposes accuracy by speaker ethnicity, the paper's primary fairness axis (Table 3, Fig. 6). Section IV-D summarizes AUC results by ethnicity (Table 4). Section IV-E, the paper's central novel finding, quantifies the variance of every model's accuracy and fairness behavior across random initializations (Table 5, Fig. 7).</w:t>
      </w:r>
    </w:p>
    <w:p>
      <w:pPr>
        <w:pStyle w:val="Body"/>
        <w:spacing w:line="240" w:lineRule="auto"/>
        <w:rPr>
          <w:rFonts w:ascii="Times New Roman" w:cs="Times New Roman" w:hAnsi="Times New Roman" w:eastAsia="Times New Roman"/>
          <w:sz w:val="20"/>
          <w:szCs w:val="20"/>
        </w:rPr>
      </w:pPr>
      <w:bookmarkStart w:name="_headingh.qqxiptn84e26" w:id="43"/>
      <w:bookmarkEnd w:id="43"/>
    </w:p>
    <w:p>
      <w:pPr>
        <w:pStyle w:val="Body"/>
        <w:spacing w:line="240" w:lineRule="auto"/>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pt-PT"/>
        </w:rPr>
        <w:t>A. Experimental Setup</w:t>
      </w:r>
    </w:p>
    <w:p>
      <w:pPr>
        <w:pStyle w:val="Body"/>
        <w:spacing w:line="240" w:lineRule="auto"/>
        <w:rPr>
          <w:rFonts w:ascii="Times New Roman" w:cs="Times New Roman" w:hAnsi="Times New Roman" w:eastAsia="Times New Roman"/>
          <w:sz w:val="20"/>
          <w:szCs w:val="20"/>
        </w:rPr>
      </w:pPr>
      <w:bookmarkStart w:name="_headingh.s16ly28mrcs8" w:id="44"/>
      <w:bookmarkEnd w:id="44"/>
      <w:r>
        <w:rPr>
          <w:rFonts w:ascii="Times New Roman" w:hAnsi="Times New Roman"/>
          <w:sz w:val="20"/>
          <w:szCs w:val="20"/>
          <w:rtl w:val="0"/>
          <w:lang w:val="en-US"/>
        </w:rPr>
        <w:t>A</w:t>
      </w:r>
      <w:r>
        <w:rPr>
          <w:rFonts w:ascii="Times New Roman" w:hAnsi="Times New Roman"/>
          <w:sz w:val="20"/>
          <w:szCs w:val="20"/>
          <w:rtl w:val="0"/>
          <w:lang w:val="en-US"/>
        </w:rPr>
        <w:t>ll experiments use Python 3.11, scikit-learn 1.4 and TensorFlow 2.20 on commodity hardware. The split between training (921 utterances) and held-out test (231 utterances) is performed once with random_state = 42, using joint stratification on the cross-product of intent (Neutral, Trustworthy) and ethnicity (White, Black, South Asian), so that all six cells preserve their corpus proportions in both halves. The held-out test set contains 48 Neutral and 48 Trustworthy White utterances, 34 and 34 Black, and 33 and 34 South Asian.</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bookmarkStart w:name="_headingh.rxe9kih5foce" w:id="45"/>
      <w:bookmarkEnd w:id="45"/>
      <w:r>
        <w:rPr>
          <w:rFonts w:ascii="Times New Roman" w:hAnsi="Times New Roman"/>
          <w:sz w:val="20"/>
          <w:szCs w:val="20"/>
          <w:rtl w:val="0"/>
        </w:rPr>
        <w:t>E</w:t>
      </w:r>
      <w:r>
        <w:rPr>
          <w:rFonts w:ascii="Times New Roman" w:hAnsi="Times New Roman"/>
          <w:sz w:val="20"/>
          <w:szCs w:val="20"/>
          <w:rtl w:val="0"/>
          <w:lang w:val="en-US"/>
        </w:rPr>
        <w:t>ach model is trained five times with initialization seeds {42, 43, 44, 45, 46} on an identical split, and all reported numbers are the mean across the five seeds with the standard deviation reported as uncertainty. This protocol isolates model variance from split variance, and is what allows us to quantify the stability claim of Section IV-E.</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Random Forest uses n_estimators = 100 and max_depth = 10 while Logistic Regression uses the liblinear solver. The deep models are trained with Adam at learning rate 10</w:t>
      </w:r>
      <w:r>
        <w:rPr>
          <w:rFonts w:ascii="Arial Unicode MS" w:cs="Arial Unicode MS" w:hAnsi="Arial Unicode MS" w:eastAsia="Arial Unicode MS" w:hint="default"/>
          <w:b w:val="0"/>
          <w:bCs w:val="0"/>
          <w:i w:val="0"/>
          <w:iCs w:val="0"/>
          <w:sz w:val="20"/>
          <w:szCs w:val="20"/>
          <w:rtl w:val="0"/>
          <w:lang w:val="en-US"/>
        </w:rPr>
        <w:t>⁻</w:t>
      </w:r>
      <w:r>
        <w:rPr>
          <w:rFonts w:ascii="Times New Roman" w:hAnsi="Times New Roman" w:hint="default"/>
          <w:sz w:val="20"/>
          <w:szCs w:val="20"/>
          <w:rtl w:val="0"/>
          <w:lang w:val="en-US"/>
        </w:rPr>
        <w:t>³</w:t>
      </w:r>
      <w:r>
        <w:rPr>
          <w:rFonts w:ascii="Times New Roman" w:hAnsi="Times New Roman"/>
          <w:sz w:val="20"/>
          <w:szCs w:val="20"/>
          <w:rtl w:val="0"/>
          <w:lang w:val="en-US"/>
        </w:rPr>
        <w:t>, batch size 32, binary cross-entropy on the trust head. DANN-Trust is trained by a categorical cross-entropy on the ethnicity head with the gradient-reversal layer described in Section III-F. ANN and CNN train for 50 epochs; DANN-Trust trains for 80.</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gonhos63a342" w:id="46"/>
      <w:bookmarkEnd w:id="46"/>
      <w:r>
        <w:rPr>
          <w:rFonts w:ascii="Times New Roman" w:hAnsi="Times New Roman"/>
          <w:b w:val="1"/>
          <w:bCs w:val="1"/>
          <w:outline w:val="0"/>
          <w:color w:val="000000"/>
          <w:sz w:val="20"/>
          <w:szCs w:val="20"/>
          <w:u w:color="000000"/>
          <w:rtl w:val="0"/>
          <w:lang w:val="en-US"/>
          <w14:textFill>
            <w14:solidFill>
              <w14:srgbClr w14:val="000000"/>
            </w14:solidFill>
          </w14:textFill>
        </w:rPr>
        <w:t>B</w:t>
      </w:r>
      <w:r>
        <w:rPr>
          <w:rFonts w:ascii="Times New Roman" w:hAnsi="Times New Roman"/>
          <w:b w:val="1"/>
          <w:bCs w:val="1"/>
          <w:outline w:val="0"/>
          <w:color w:val="000000"/>
          <w:sz w:val="20"/>
          <w:szCs w:val="20"/>
          <w:u w:color="000000"/>
          <w:rtl w:val="0"/>
          <w:lang w:val="en-US"/>
          <w14:textFill>
            <w14:solidFill>
              <w14:srgbClr w14:val="000000"/>
            </w14:solidFill>
          </w14:textFill>
        </w:rPr>
        <w:t>. Overall Classification Performance</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rkysxobrwzrh" w:id="47"/>
      <w:bookmarkEnd w:id="47"/>
      <w:r>
        <w:rPr>
          <w:rFonts w:ascii="Times New Roman" w:hAnsi="Times New Roman"/>
          <w:outline w:val="0"/>
          <w:color w:val="000000"/>
          <w:sz w:val="20"/>
          <w:szCs w:val="20"/>
          <w:u w:color="000000"/>
          <w:rtl w:val="0"/>
          <w:lang w:val="en-US"/>
          <w14:textFill>
            <w14:solidFill>
              <w14:srgbClr w14:val="000000"/>
            </w14:solidFill>
          </w14:textFill>
        </w:rPr>
        <w:t>T</w:t>
      </w:r>
      <w:r>
        <w:rPr>
          <w:rFonts w:ascii="Times New Roman" w:hAnsi="Times New Roman"/>
          <w:outline w:val="0"/>
          <w:color w:val="000000"/>
          <w:sz w:val="20"/>
          <w:szCs w:val="20"/>
          <w:u w:color="000000"/>
          <w:rtl w:val="0"/>
          <w:lang w:val="en-US"/>
          <w14:textFill>
            <w14:solidFill>
              <w14:srgbClr w14:val="000000"/>
            </w14:solidFill>
          </w14:textFill>
        </w:rPr>
        <w:t>able 2 summarizes overall accuracy, AUC and per-ethnicity fairness gap for all five models. The two baselines reach 73.42% and 71.86% accuracy under our split, recovering the source paper's published 71% and 69% [1, Table 8] within three percentage points. However, our re-implementation differs from the published analysis in three ways: (i), It uses all 60 acoustic columns released in the feature CSV, whereas the source paper's validation analysis used a ten-feature subset comprising duration, F0 mean and standard deviation, HNR, jitter (RAP), shimmer (APQ3), CPP, and three LTAS descriptors. (ii), it evaluates on a joint-stratified 80/20 split rather than leave-one-speaker-out cross-validation. (iii), our Random Forest uses 100 trees at a maximum depth of 10, against the 126 trees reported in the source paper. The small increase over the published results is best attributed to our random 80/20 split being an easier evaluation protocol than the source paper's leave-one-speaker-out cross-validation.</w:t>
      </w:r>
    </w:p>
    <w:p>
      <w:pPr>
        <w:pStyle w:val="Body"/>
      </w:pP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5ww24kaqjelp" w:id="48"/>
      <w:bookmarkEnd w:id="48"/>
      <w:r>
        <w:rPr>
          <w:rFonts w:ascii="Times New Roman" w:hAnsi="Times New Roman"/>
          <w:outline w:val="0"/>
          <w:color w:val="000000"/>
          <w:sz w:val="20"/>
          <w:szCs w:val="20"/>
          <w:u w:color="000000"/>
          <w:rtl w:val="0"/>
          <w:lang w:val="en-US"/>
          <w14:textFill>
            <w14:solidFill>
              <w14:srgbClr w14:val="000000"/>
            </w14:solidFill>
          </w14:textFill>
        </w:rPr>
        <w:t>T</w:t>
      </w:r>
      <w:r>
        <w:rPr>
          <w:rFonts w:ascii="Times New Roman" w:hAnsi="Times New Roman"/>
          <w:outline w:val="0"/>
          <w:color w:val="000000"/>
          <w:sz w:val="20"/>
          <w:szCs w:val="20"/>
          <w:u w:color="000000"/>
          <w:rtl w:val="0"/>
          <w:lang w:val="en-US"/>
          <w14:textFill>
            <w14:solidFill>
              <w14:srgbClr w14:val="000000"/>
            </w14:solidFill>
          </w14:textFill>
        </w:rPr>
        <w:t xml:space="preserve">able 2: Overall accuracy and AUC on the TIS Corpus held-out test set (mean </w:t>
      </w:r>
      <w:r>
        <w:rPr>
          <w:rFonts w:ascii="Times New Roman" w:hAnsi="Times New Roman" w:hint="default"/>
          <w:outline w:val="0"/>
          <w:color w:val="000000"/>
          <w:sz w:val="20"/>
          <w:szCs w:val="20"/>
          <w:u w:color="000000"/>
          <w:rtl w:val="0"/>
          <w:lang w:val="en-US"/>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std over 5 seeds; joint-stratified 80/20 split, split seed = 42).</w:t>
      </w:r>
    </w:p>
    <w:p>
      <w:pPr>
        <w:pStyle w:val="Body"/>
      </w:pPr>
    </w:p>
    <w:tbl>
      <w:tblPr>
        <w:tblW w:w="448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3"/>
        <w:gridCol w:w="1256"/>
        <w:gridCol w:w="1184"/>
        <w:gridCol w:w="1382"/>
      </w:tblGrid>
      <w:tr>
        <w:tblPrEx>
          <w:shd w:val="clear" w:color="auto" w:fill="4f81bd"/>
        </w:tblPrEx>
        <w:trPr>
          <w:trHeight w:val="446" w:hRule="atLeast"/>
          <w:tblHeader/>
        </w:trPr>
        <w:tc>
          <w:tcPr>
            <w:tcW w:type="dxa" w:w="66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Model</w:t>
            </w:r>
          </w:p>
        </w:tc>
        <w:tc>
          <w:tcPr>
            <w:tcW w:type="dxa" w:w="125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Accuracy</w:t>
            </w:r>
          </w:p>
        </w:tc>
        <w:tc>
          <w:tcPr>
            <w:tcW w:type="dxa" w:w="118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AUC</w:t>
            </w:r>
          </w:p>
        </w:tc>
        <w:tc>
          <w:tcPr>
            <w:tcW w:type="dxa" w:w="138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 xml:space="preserve">Fairness gap </w:t>
            </w:r>
            <w:r>
              <w:rPr>
                <w:rFonts w:ascii="Times New Roman" w:hAnsi="Times New Roman" w:hint="default"/>
                <w:sz w:val="16"/>
                <w:szCs w:val="16"/>
                <w:shd w:val="nil" w:color="auto" w:fill="auto"/>
                <w:rtl w:val="0"/>
                <w:lang w:val="en-US"/>
              </w:rPr>
              <w:t>Δ</w:t>
            </w:r>
            <w:r>
              <w:rPr>
                <w:rFonts w:ascii="Times New Roman" w:hAnsi="Times New Roman"/>
                <w:sz w:val="16"/>
                <w:szCs w:val="16"/>
                <w:shd w:val="nil" w:color="auto" w:fill="auto"/>
                <w:rtl w:val="0"/>
                <w:lang w:val="en-US"/>
              </w:rPr>
              <w:t>eth</w:t>
            </w:r>
          </w:p>
        </w:tc>
      </w:tr>
      <w:tr>
        <w:tblPrEx>
          <w:shd w:val="clear" w:color="auto" w:fill="ced7e7"/>
        </w:tblPrEx>
        <w:trPr>
          <w:trHeight w:val="446" w:hRule="atLeast"/>
        </w:trPr>
        <w:tc>
          <w:tcPr>
            <w:tcW w:type="dxa" w:w="66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RF</w:t>
            </w:r>
          </w:p>
        </w:tc>
        <w:tc>
          <w:tcPr>
            <w:tcW w:type="dxa" w:w="125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73.42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0.97%</w:t>
            </w:r>
          </w:p>
        </w:tc>
        <w:tc>
          <w:tcPr>
            <w:tcW w:type="dxa" w:w="118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0.823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0.006</w:t>
            </w:r>
          </w:p>
        </w:tc>
        <w:tc>
          <w:tcPr>
            <w:tcW w:type="dxa" w:w="138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12.07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4.59 pp</w:t>
            </w:r>
          </w:p>
        </w:tc>
      </w:tr>
      <w:tr>
        <w:tblPrEx>
          <w:shd w:val="clear" w:color="auto" w:fill="ced7e7"/>
        </w:tblPrEx>
        <w:trPr>
          <w:trHeight w:val="446" w:hRule="atLeast"/>
        </w:trPr>
        <w:tc>
          <w:tcPr>
            <w:tcW w:type="dxa" w:w="66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LR</w:t>
            </w:r>
          </w:p>
        </w:tc>
        <w:tc>
          <w:tcPr>
            <w:tcW w:type="dxa" w:w="125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71.86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w:t>
            </w:r>
          </w:p>
        </w:tc>
        <w:tc>
          <w:tcPr>
            <w:tcW w:type="dxa" w:w="118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0.803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0.000</w:t>
            </w:r>
          </w:p>
        </w:tc>
        <w:tc>
          <w:tcPr>
            <w:tcW w:type="dxa" w:w="138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11.34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 pp</w:t>
            </w:r>
          </w:p>
        </w:tc>
      </w:tr>
      <w:tr>
        <w:tblPrEx>
          <w:shd w:val="clear" w:color="auto" w:fill="ced7e7"/>
        </w:tblPrEx>
        <w:trPr>
          <w:trHeight w:val="446" w:hRule="atLeast"/>
        </w:trPr>
        <w:tc>
          <w:tcPr>
            <w:tcW w:type="dxa" w:w="66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ANN</w:t>
            </w:r>
          </w:p>
        </w:tc>
        <w:tc>
          <w:tcPr>
            <w:tcW w:type="dxa" w:w="125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76.54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2.53%</w:t>
            </w:r>
          </w:p>
        </w:tc>
        <w:tc>
          <w:tcPr>
            <w:tcW w:type="dxa" w:w="118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0.825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0.019</w:t>
            </w:r>
          </w:p>
        </w:tc>
        <w:tc>
          <w:tcPr>
            <w:tcW w:type="dxa" w:w="138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10.30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1.10 pp</w:t>
            </w:r>
          </w:p>
        </w:tc>
      </w:tr>
      <w:tr>
        <w:tblPrEx>
          <w:shd w:val="clear" w:color="auto" w:fill="ced7e7"/>
        </w:tblPrEx>
        <w:trPr>
          <w:trHeight w:val="446" w:hRule="atLeast"/>
        </w:trPr>
        <w:tc>
          <w:tcPr>
            <w:tcW w:type="dxa" w:w="66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CNN</w:t>
            </w:r>
          </w:p>
        </w:tc>
        <w:tc>
          <w:tcPr>
            <w:tcW w:type="dxa" w:w="125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75.41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0.92%</w:t>
            </w:r>
          </w:p>
        </w:tc>
        <w:tc>
          <w:tcPr>
            <w:tcW w:type="dxa" w:w="118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0.814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0.010</w:t>
            </w:r>
          </w:p>
        </w:tc>
        <w:tc>
          <w:tcPr>
            <w:tcW w:type="dxa" w:w="138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4.97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2.87 pp</w:t>
            </w:r>
          </w:p>
        </w:tc>
      </w:tr>
      <w:tr>
        <w:tblPrEx>
          <w:shd w:val="clear" w:color="auto" w:fill="ced7e7"/>
        </w:tblPrEx>
        <w:trPr>
          <w:trHeight w:val="600" w:hRule="atLeast"/>
        </w:trPr>
        <w:tc>
          <w:tcPr>
            <w:tcW w:type="dxa" w:w="66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DANN</w:t>
            </w:r>
          </w:p>
        </w:tc>
        <w:tc>
          <w:tcPr>
            <w:tcW w:type="dxa" w:w="1256"/>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74.98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0.88%</w:t>
            </w:r>
          </w:p>
        </w:tc>
        <w:tc>
          <w:tcPr>
            <w:tcW w:type="dxa" w:w="118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0.810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0.011</w:t>
            </w:r>
          </w:p>
        </w:tc>
        <w:tc>
          <w:tcPr>
            <w:tcW w:type="dxa" w:w="138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5.03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0.89 pp</w:t>
            </w:r>
          </w:p>
        </w:tc>
      </w:tr>
    </w:tbl>
    <w:p>
      <w:pPr>
        <w:pStyle w:val="Body"/>
        <w:widowControl w:val="0"/>
        <w:spacing w:line="240" w:lineRule="auto"/>
      </w:pP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All three deep models exceed both baselines on accuracy by 1.6 to 3.1 percentage points. The per-ethnicity fairness gap collapses from 12.07pp (RF) and 11.34pp (LR) to 4.97pp (CNN) and 5.03pp (DANN-Trust). But because all five </w:t>
      </w:r>
      <w:r>
        <w:rPr>
          <w:rFonts w:ascii="Times New Roman" w:hAnsi="Times New Roman" w:hint="default"/>
          <w:sz w:val="20"/>
          <w:szCs w:val="20"/>
          <w:rtl w:val="0"/>
          <w:lang w:val="en-US"/>
        </w:rPr>
        <w:t xml:space="preserve">Δ </w:t>
      </w:r>
      <w:r>
        <w:rPr>
          <w:rFonts w:ascii="Times New Roman" w:hAnsi="Times New Roman"/>
          <w:sz w:val="20"/>
          <w:szCs w:val="20"/>
          <w:rtl w:val="0"/>
          <w:lang w:val="en-US"/>
        </w:rPr>
        <w:t>values are measured under our own split, they can be compared with each other but not directly with the published figures, for the reason given in Section IV-C. The overall AUC values here (0.80 to 0.83 across all five models) sit above the source paper's published 0.77 for RF and 0.76 for LR [1, Table 10], for the same protocol reason. Separately, the five models' AUC values are tightly clustered relative to their differences in accuracy, which suggests that the discriminative quality of the underlying decision function is broadly similar across linear, non-linear and adversarial approaches, and that most of the accuracy advantage we observe for the deep models comes from better-calibrated decision thresholds rather than from a fundamentally more separable representation.</w:t>
      </w:r>
    </w:p>
    <w:p>
      <w:pPr>
        <w:pStyle w:val="Body"/>
        <w:spacing w:line="240" w:lineRule="auto"/>
        <w:rPr>
          <w:rFonts w:ascii="Times New Roman" w:cs="Times New Roman" w:hAnsi="Times New Roman" w:eastAsia="Times New Roman"/>
          <w:sz w:val="20"/>
          <w:szCs w:val="20"/>
        </w:rPr>
      </w:pPr>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ybd082svs9km" w:id="49"/>
      <w:bookmarkEnd w:id="49"/>
      <w:r>
        <w:rPr>
          <w:rFonts w:ascii="Times New Roman" w:hAnsi="Times New Roman"/>
          <w:b w:val="1"/>
          <w:bCs w:val="1"/>
          <w:outline w:val="0"/>
          <w:color w:val="000000"/>
          <w:sz w:val="20"/>
          <w:szCs w:val="20"/>
          <w:u w:color="000000"/>
          <w:rtl w:val="0"/>
          <w:lang w:val="en-US"/>
          <w14:textFill>
            <w14:solidFill>
              <w14:srgbClr w14:val="000000"/>
            </w14:solidFill>
          </w14:textFill>
        </w:rPr>
        <w:t>C</w:t>
      </w:r>
      <w:r>
        <w:rPr>
          <w:rFonts w:ascii="Times New Roman" w:hAnsi="Times New Roman"/>
          <w:b w:val="1"/>
          <w:bCs w:val="1"/>
          <w:outline w:val="0"/>
          <w:color w:val="000000"/>
          <w:sz w:val="20"/>
          <w:szCs w:val="20"/>
          <w:u w:color="000000"/>
          <w:rtl w:val="0"/>
          <w:lang w:val="en-US"/>
          <w14:textFill>
            <w14:solidFill>
              <w14:srgbClr w14:val="000000"/>
            </w14:solidFill>
          </w14:textFill>
        </w:rPr>
        <w:t>. Per Ethnicity Comparison</w:t>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Table 3 decomposes the headline numbers of Table 2 by speaker ethnicity.</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Table 3: Per-ethnicity trust accuracy (mean </w:t>
      </w:r>
      <w:r>
        <w:rPr>
          <w:rFonts w:ascii="Times New Roman" w:hAnsi="Times New Roman" w:hint="default"/>
          <w:sz w:val="20"/>
          <w:szCs w:val="20"/>
          <w:rtl w:val="0"/>
          <w:lang w:val="en-US"/>
        </w:rPr>
        <w:t xml:space="preserve">± </w:t>
      </w:r>
      <w:r>
        <w:rPr>
          <w:rFonts w:ascii="Times New Roman" w:hAnsi="Times New Roman"/>
          <w:sz w:val="20"/>
          <w:szCs w:val="20"/>
          <w:rtl w:val="0"/>
          <w:lang w:val="en-US"/>
        </w:rPr>
        <w:t>std over 5 seeds).</w:t>
      </w:r>
    </w:p>
    <w:tbl>
      <w:tblPr>
        <w:tblW w:w="448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5"/>
        <w:gridCol w:w="920"/>
        <w:gridCol w:w="920"/>
        <w:gridCol w:w="1150"/>
        <w:gridCol w:w="950"/>
      </w:tblGrid>
      <w:tr>
        <w:tblPrEx>
          <w:shd w:val="clear" w:color="auto" w:fill="ced7e7"/>
        </w:tblPrEx>
        <w:trPr>
          <w:trHeight w:val="391" w:hRule="atLeast"/>
        </w:trPr>
        <w:tc>
          <w:tcPr>
            <w:tcW w:type="dxa" w:w="545"/>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Model</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White (N=96)</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Black (N=68)</w:t>
            </w:r>
          </w:p>
        </w:tc>
        <w:tc>
          <w:tcPr>
            <w:tcW w:type="dxa" w:w="11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South Asian (N=67)</w:t>
            </w:r>
          </w:p>
        </w:tc>
        <w:tc>
          <w:tcPr>
            <w:tcW w:type="dxa" w:w="9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hint="default"/>
                <w:sz w:val="16"/>
                <w:szCs w:val="16"/>
                <w:shd w:val="nil" w:color="auto" w:fill="auto"/>
                <w:rtl w:val="0"/>
                <w:lang w:val="en-US"/>
              </w:rPr>
              <w:t xml:space="preserve">Δ </w:t>
            </w:r>
            <w:r>
              <w:rPr>
                <w:rFonts w:ascii="Times New Roman" w:hAnsi="Times New Roman"/>
                <w:sz w:val="16"/>
                <w:szCs w:val="16"/>
                <w:shd w:val="nil" w:color="auto" w:fill="auto"/>
                <w:rtl w:val="0"/>
                <w:lang w:val="en-US"/>
              </w:rPr>
              <w:t>(gap)</w:t>
            </w:r>
          </w:p>
        </w:tc>
      </w:tr>
      <w:tr>
        <w:tblPrEx>
          <w:shd w:val="clear" w:color="auto" w:fill="ced7e7"/>
        </w:tblPrEx>
        <w:trPr>
          <w:trHeight w:val="391" w:hRule="atLeast"/>
        </w:trPr>
        <w:tc>
          <w:tcPr>
            <w:tcW w:type="dxa" w:w="545"/>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RF</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78.12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1.86%</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73.53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1.86%</w:t>
            </w:r>
          </w:p>
        </w:tc>
        <w:tc>
          <w:tcPr>
            <w:tcW w:type="dxa" w:w="11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66.57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4.49%</w:t>
            </w:r>
          </w:p>
        </w:tc>
        <w:tc>
          <w:tcPr>
            <w:tcW w:type="dxa" w:w="9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12.07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4.59 pp</w:t>
            </w:r>
          </w:p>
        </w:tc>
      </w:tr>
      <w:tr>
        <w:tblPrEx>
          <w:shd w:val="clear" w:color="auto" w:fill="ced7e7"/>
        </w:tblPrEx>
        <w:trPr>
          <w:trHeight w:val="391" w:hRule="atLeast"/>
        </w:trPr>
        <w:tc>
          <w:tcPr>
            <w:tcW w:type="dxa" w:w="545"/>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LR</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76.04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64.71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w:t>
            </w:r>
          </w:p>
        </w:tc>
        <w:tc>
          <w:tcPr>
            <w:tcW w:type="dxa" w:w="11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73.13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w:t>
            </w:r>
          </w:p>
        </w:tc>
        <w:tc>
          <w:tcPr>
            <w:tcW w:type="dxa" w:w="9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11.34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 pp</w:t>
            </w:r>
          </w:p>
        </w:tc>
      </w:tr>
      <w:tr>
        <w:tblPrEx>
          <w:shd w:val="clear" w:color="auto" w:fill="ced7e7"/>
        </w:tblPrEx>
        <w:trPr>
          <w:trHeight w:val="391" w:hRule="atLeast"/>
        </w:trPr>
        <w:tc>
          <w:tcPr>
            <w:tcW w:type="dxa" w:w="545"/>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ANN</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78.75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3.82%</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73.53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4.05%</w:t>
            </w:r>
          </w:p>
        </w:tc>
        <w:tc>
          <w:tcPr>
            <w:tcW w:type="dxa" w:w="11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76.42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5.70%</w:t>
            </w:r>
          </w:p>
        </w:tc>
        <w:tc>
          <w:tcPr>
            <w:tcW w:type="dxa" w:w="9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10.30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1.10 pp</w:t>
            </w:r>
          </w:p>
        </w:tc>
      </w:tr>
      <w:tr>
        <w:tblPrEx>
          <w:shd w:val="clear" w:color="auto" w:fill="ced7e7"/>
        </w:tblPrEx>
        <w:trPr>
          <w:trHeight w:val="391" w:hRule="atLeast"/>
        </w:trPr>
        <w:tc>
          <w:tcPr>
            <w:tcW w:type="dxa" w:w="545"/>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CNN</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77.29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0.78%</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73.24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3.40%</w:t>
            </w:r>
          </w:p>
        </w:tc>
        <w:tc>
          <w:tcPr>
            <w:tcW w:type="dxa" w:w="11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74.93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0.60%</w:t>
            </w:r>
          </w:p>
        </w:tc>
        <w:tc>
          <w:tcPr>
            <w:tcW w:type="dxa" w:w="9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4.97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2.87 pp</w:t>
            </w:r>
          </w:p>
        </w:tc>
      </w:tr>
      <w:tr>
        <w:tblPrEx>
          <w:shd w:val="clear" w:color="auto" w:fill="ced7e7"/>
        </w:tblPrEx>
        <w:trPr>
          <w:trHeight w:val="391" w:hRule="atLeast"/>
        </w:trPr>
        <w:tc>
          <w:tcPr>
            <w:tcW w:type="dxa" w:w="545"/>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DANN</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75.62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1.93%</w:t>
            </w:r>
          </w:p>
        </w:tc>
        <w:tc>
          <w:tcPr>
            <w:tcW w:type="dxa" w:w="920"/>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73.82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2.85%</w:t>
            </w:r>
          </w:p>
        </w:tc>
        <w:tc>
          <w:tcPr>
            <w:tcW w:type="dxa" w:w="11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75.22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1.79%</w:t>
            </w:r>
          </w:p>
        </w:tc>
        <w:tc>
          <w:tcPr>
            <w:tcW w:type="dxa" w:w="9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5.03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0.89 pp</w:t>
            </w:r>
          </w:p>
        </w:tc>
      </w:tr>
    </w:tbl>
    <w:p>
      <w:pPr>
        <w:pStyle w:val="Body"/>
        <w:widowControl w:val="0"/>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p>
    <w:p>
      <w:pPr>
        <w:pStyle w:val="Body"/>
        <w:spacing w:before="240" w:line="240" w:lineRule="auto"/>
        <w:ind w:right="600"/>
        <w:rPr>
          <w:rFonts w:ascii="Times New Roman" w:cs="Times New Roman" w:hAnsi="Times New Roman" w:eastAsia="Times New Roman"/>
          <w:sz w:val="20"/>
          <w:szCs w:val="20"/>
        </w:rPr>
      </w:pPr>
      <w:r>
        <w:rPr>
          <w:rFonts w:ascii="Times New Roman" w:hAnsi="Times New Roman"/>
          <w:sz w:val="20"/>
          <w:szCs w:val="20"/>
          <w:rtl w:val="0"/>
          <w:lang w:val="en-US"/>
        </w:rPr>
        <w:t>The pattern is clearest on the South Asian subset, where Random Forest reaches only 66.57% accuracy, 11.55 percentage points below the White group, replicating the source paper's finding that this group is hardest for its tree-based classifier [1, Table 8]. The deep models raise South Asian accuracy by roughly 8 to 10 points, closing most of that distance.</w:t>
      </w:r>
    </w:p>
    <w:p>
      <w:pPr>
        <w:pStyle w:val="Body"/>
        <w:spacing w:before="240" w:line="240" w:lineRule="auto"/>
        <w:ind w:right="600"/>
        <w:rPr>
          <w:rFonts w:ascii="Times New Roman" w:cs="Times New Roman" w:hAnsi="Times New Roman" w:eastAsia="Times New Roman"/>
          <w:sz w:val="20"/>
          <w:szCs w:val="20"/>
        </w:rPr>
      </w:pPr>
      <w:r>
        <w:rPr>
          <w:rFonts w:ascii="Times New Roman" w:hAnsi="Times New Roman"/>
          <w:sz w:val="20"/>
          <w:szCs w:val="20"/>
          <w:rtl w:val="0"/>
          <w:lang w:val="en-US"/>
        </w:rPr>
        <w:t>Our baseline gaps of 12.07pp for Random Forest and 11.34pp for Logistic Regression are roughly two to three times the 5pp and 4pp spreads in the published results [1, Table 8], most likely because each per-group accuracy is estimated here from between 67 and 96 test utterances rather than from the full corpus under leave-one-speaker-out. Comparisons in this section are therefore between models evaluated under our protocol. The two baselines also disagree on which group is hardest for them individually: RF's weakest subset is South Asian (66.57%), while LR's weakest subset is Black (64.71%). Because these are two different classifiers trained on the same features and the same split, this indicates that each baseline is finding a different demographic shortcut rather than there being one group that is intrinsically harder to classify. Therefore, this means the accuracy of a subset may depend on the choice of model, not solely on their acoustics.</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Among the three deep models, DANN-Trust has the flattest per-ethnicity mean profile, with only 1.80 percentage points separating its highest (White, 75.62%) and lowest (Black, 73.82%) group means. This spread between group means is smaller than the 5.03pp mean fairness gap in Table 3 because the gap is computed within each seed before averaging, and the identity of the extreme groups varies from seed to seed. DANN-Trust's seed-to-seed variability is also the most even across groups, ranging only from 1.79 to 2.85pp, whereas the CNN is very stable on White and South Asian speakers (0.78 and 0.60pp) but markedly less so on Black speakers (3.40pp), and the ANN is unstable on all three (3.82 to 5.70pp). It is the CNN's unevenness that produces the wider gap variance reported in Section IV-E.</w:t>
      </w:r>
    </w:p>
    <w:p>
      <w:pPr>
        <w:pStyle w:val="Body"/>
        <w:spacing w:line="240" w:lineRule="auto"/>
        <w:rPr>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p>
    <w:p>
      <w:pPr>
        <w:pStyle w:val="Body"/>
        <w:spacing w:line="240" w:lineRule="auto"/>
        <w:rPr>
          <w:del w:id="50" w:date="2026-08-27T04:03:17Z" w:author="Owen Wu"/>
          <w:rFonts w:ascii="Times New Roman" w:cs="Times New Roman" w:hAnsi="Times New Roman" w:eastAsia="Times New Roman"/>
          <w:sz w:val="20"/>
          <w:szCs w:val="20"/>
        </w:rPr>
      </w:pPr>
    </w:p>
    <w:p>
      <w:pPr>
        <w:pStyle w:val="Body"/>
        <w:spacing w:line="240" w:lineRule="auto"/>
        <w:rPr>
          <w:del w:id="51" w:date="2026-08-27T04:03:17Z" w:author="Owen Wu"/>
          <w:rFonts w:ascii="Times New Roman" w:cs="Times New Roman" w:hAnsi="Times New Roman" w:eastAsia="Times New Roman"/>
          <w:sz w:val="20"/>
          <w:szCs w:val="20"/>
        </w:rPr>
      </w:pP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Fig. 6 Per-ethnicity trust accuracy, mean +/- std over 5 seeds. Deep models (ANN/CNN/DANN) raise South Asian accuracy by -8pp.</w:t>
      </w:r>
      <w:r>
        <w:rPr>
          <w:rFonts w:ascii="Times New Roman" w:cs="Times New Roman" w:hAnsi="Times New Roman" w:eastAsia="Times New Roman"/>
          <w:sz w:val="20"/>
          <w:szCs w:val="20"/>
        </w:rPr>
        <w:drawing xmlns:a="http://schemas.openxmlformats.org/drawingml/2006/main">
          <wp:anchor distT="0" distB="0" distL="0" distR="0" simplePos="0" relativeHeight="251659264" behindDoc="0" locked="0" layoutInCell="1" allowOverlap="1">
            <wp:simplePos x="0" y="0"/>
            <wp:positionH relativeFrom="margin">
              <wp:posOffset>3194050</wp:posOffset>
            </wp:positionH>
            <wp:positionV relativeFrom="line">
              <wp:posOffset>191345</wp:posOffset>
            </wp:positionV>
            <wp:extent cx="3577374" cy="1982443"/>
            <wp:effectExtent l="0" t="0" r="0" b="0"/>
            <wp:wrapSquare wrapText="bothSides" distL="0" distR="0" distT="0" distB="0"/>
            <wp:docPr id="1073741830" name="officeArt object" descr="image6.png"/>
            <wp:cNvGraphicFramePr/>
            <a:graphic xmlns:a="http://schemas.openxmlformats.org/drawingml/2006/main">
              <a:graphicData uri="http://schemas.openxmlformats.org/drawingml/2006/picture">
                <pic:pic xmlns:pic="http://schemas.openxmlformats.org/drawingml/2006/picture">
                  <pic:nvPicPr>
                    <pic:cNvPr id="1073741830" name="image6.png" descr="image6.png"/>
                    <pic:cNvPicPr>
                      <a:picLocks noChangeAspect="1"/>
                    </pic:cNvPicPr>
                  </pic:nvPicPr>
                  <pic:blipFill>
                    <a:blip r:embed="rId11">
                      <a:extLst/>
                    </a:blip>
                    <a:srcRect l="0" t="8814" r="0" b="0"/>
                    <a:stretch>
                      <a:fillRect/>
                    </a:stretch>
                  </pic:blipFill>
                  <pic:spPr>
                    <a:xfrm>
                      <a:off x="0" y="0"/>
                      <a:ext cx="3577374" cy="1982443"/>
                    </a:xfrm>
                    <a:prstGeom prst="rect">
                      <a:avLst/>
                    </a:prstGeom>
                    <a:ln w="12700" cap="flat">
                      <a:noFill/>
                      <a:miter lim="400000"/>
                    </a:ln>
                    <a:effectLst/>
                  </pic:spPr>
                </pic:pic>
              </a:graphicData>
            </a:graphic>
          </wp:anchor>
        </w:drawing>
      </w:r>
    </w:p>
    <w:p>
      <w:pPr>
        <w:pStyle w:val="Body"/>
        <w:spacing w:line="240" w:lineRule="auto"/>
        <w:rPr>
          <w:rFonts w:ascii="Times New Roman" w:cs="Times New Roman" w:hAnsi="Times New Roman" w:eastAsia="Times New Roman"/>
          <w:sz w:val="20"/>
          <w:szCs w:val="20"/>
        </w:rPr>
      </w:pPr>
    </w:p>
    <w:p>
      <w:pPr>
        <w:pStyle w:val="Body"/>
        <w:spacing w:line="240" w:lineRule="auto"/>
        <w:rPr>
          <w:del w:id="52" w:date="2026-08-27T04:04:52Z" w:author="Owen Wu"/>
          <w:rFonts w:ascii="Times New Roman" w:cs="Times New Roman" w:hAnsi="Times New Roman" w:eastAsia="Times New Roman"/>
          <w:sz w:val="20"/>
          <w:szCs w:val="20"/>
        </w:rPr>
      </w:pPr>
    </w:p>
    <w:p>
      <w:pPr>
        <w:pStyle w:val="Body"/>
        <w:spacing w:line="240" w:lineRule="auto"/>
        <w:rPr>
          <w:del w:id="53" w:date="2026-08-27T04:04:52Z" w:author="Owen Wu"/>
          <w:rFonts w:ascii="Times New Roman" w:cs="Times New Roman" w:hAnsi="Times New Roman" w:eastAsia="Times New Roman"/>
          <w:sz w:val="20"/>
          <w:szCs w:val="20"/>
        </w:rPr>
      </w:pPr>
      <w:bookmarkStart w:name="_headingh.61lx1ljtq3o1" w:id="54"/>
      <w:bookmarkEnd w:id="54"/>
    </w:p>
    <w:p>
      <w:pPr>
        <w:pStyle w:val="Body"/>
        <w:spacing w:line="240" w:lineRule="auto"/>
        <w:rPr>
          <w:del w:id="55" w:date="2026-08-27T04:04:52Z" w:author="Owen Wu"/>
          <w:rFonts w:ascii="Times New Roman" w:cs="Times New Roman" w:hAnsi="Times New Roman" w:eastAsia="Times New Roman"/>
          <w:sz w:val="20"/>
          <w:szCs w:val="20"/>
        </w:rPr>
      </w:pPr>
    </w:p>
    <w:p>
      <w:pPr>
        <w:pStyle w:val="Body"/>
        <w:spacing w:line="240" w:lineRule="auto"/>
        <w:rPr>
          <w:del w:id="56" w:date="2026-08-27T04:04:52Z" w:author="Owen Wu"/>
          <w:rFonts w:ascii="Times New Roman" w:cs="Times New Roman" w:hAnsi="Times New Roman" w:eastAsia="Times New Roman"/>
          <w:sz w:val="20"/>
          <w:szCs w:val="20"/>
        </w:rPr>
      </w:pPr>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D. AUC Summary</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xgv94pq3xa3" w:id="57"/>
      <w:bookmarkEnd w:id="57"/>
      <w:r>
        <w:rPr>
          <w:rFonts w:ascii="Times New Roman" w:hAnsi="Times New Roman"/>
          <w:outline w:val="0"/>
          <w:color w:val="000000"/>
          <w:sz w:val="20"/>
          <w:szCs w:val="20"/>
          <w:u w:color="000000"/>
          <w:rtl w:val="0"/>
          <w:lang w:val="en-US"/>
          <w14:textFill>
            <w14:solidFill>
              <w14:srgbClr w14:val="000000"/>
            </w14:solidFill>
          </w14:textFill>
        </w:rPr>
        <w:t>T</w:t>
      </w:r>
      <w:r>
        <w:rPr>
          <w:rFonts w:ascii="Times New Roman" w:hAnsi="Times New Roman"/>
          <w:outline w:val="0"/>
          <w:color w:val="000000"/>
          <w:sz w:val="20"/>
          <w:szCs w:val="20"/>
          <w:u w:color="000000"/>
          <w:rtl w:val="0"/>
          <w:lang w:val="en-US"/>
          <w14:textFill>
            <w14:solidFill>
              <w14:srgbClr w14:val="000000"/>
            </w14:solidFill>
          </w14:textFill>
        </w:rPr>
        <w:t>able 4 mirrors Table 10 of the source paper, computed on our split and averaged over 5 seeds.</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f8kqq0azt3y6" w:id="58"/>
      <w:bookmarkEnd w:id="58"/>
      <w:commentRangeStart w:id="59"/>
      <w:r>
        <w:rPr>
          <w:rFonts w:ascii="Times New Roman" w:hAnsi="Times New Roman"/>
          <w:outline w:val="0"/>
          <w:color w:val="000000"/>
          <w:sz w:val="20"/>
          <w:szCs w:val="20"/>
          <w:u w:color="000000"/>
          <w:rtl w:val="0"/>
          <w:lang w:val="en-US"/>
          <w14:textFill>
            <w14:solidFill>
              <w14:srgbClr w14:val="000000"/>
            </w14:solidFill>
          </w14:textFill>
        </w:rPr>
        <w:t>T</w:t>
      </w:r>
      <w:r>
        <w:rPr>
          <w:rFonts w:ascii="Times New Roman" w:hAnsi="Times New Roman"/>
          <w:outline w:val="0"/>
          <w:color w:val="000000"/>
          <w:sz w:val="20"/>
          <w:szCs w:val="20"/>
          <w:u w:color="000000"/>
          <w:rtl w:val="0"/>
          <w:lang w:val="en-US"/>
          <w14:textFill>
            <w14:solidFill>
              <w14:srgbClr w14:val="000000"/>
            </w14:solidFill>
          </w14:textFill>
        </w:rPr>
        <w:t xml:space="preserve">able 4: Per-ethnicity AUC </w:t>
      </w:r>
      <w:commentRangeEnd w:id="59"/>
      <w:r>
        <w:commentReference w:id="59"/>
      </w:r>
      <w:r>
        <w:rPr>
          <w:rFonts w:ascii="Times New Roman" w:hAnsi="Times New Roman"/>
          <w:outline w:val="0"/>
          <w:color w:val="000000"/>
          <w:sz w:val="20"/>
          <w:szCs w:val="20"/>
          <w:u w:color="000000"/>
          <w:rtl w:val="0"/>
          <w:lang w:val="en-US"/>
          <w14:textFill>
            <w14:solidFill>
              <w14:srgbClr w14:val="000000"/>
            </w14:solidFill>
          </w14:textFill>
        </w:rPr>
        <w:t>(mean over 5 seeds; standard deviation reported in the supplementary results.json).</w:t>
      </w:r>
    </w:p>
    <w:tbl>
      <w:tblPr>
        <w:tblW w:w="48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97"/>
        <w:gridCol w:w="1041"/>
        <w:gridCol w:w="1049"/>
        <w:gridCol w:w="1138"/>
        <w:gridCol w:w="1033"/>
      </w:tblGrid>
      <w:tr>
        <w:tblPrEx>
          <w:shd w:val="clear" w:color="auto" w:fill="ced7e7"/>
        </w:tblPrEx>
        <w:trPr>
          <w:trHeight w:val="368" w:hRule="atLeast"/>
        </w:trPr>
        <w:tc>
          <w:tcPr>
            <w:tcW w:type="dxa" w:w="59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Model</w:t>
            </w:r>
          </w:p>
        </w:tc>
        <w:tc>
          <w:tcPr>
            <w:tcW w:type="dxa" w:w="104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White AUC</w:t>
            </w:r>
          </w:p>
        </w:tc>
        <w:tc>
          <w:tcPr>
            <w:tcW w:type="dxa" w:w="10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Black AUC</w:t>
            </w:r>
          </w:p>
        </w:tc>
        <w:tc>
          <w:tcPr>
            <w:tcW w:type="dxa" w:w="113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sz w:val="16"/>
                <w:szCs w:val="16"/>
                <w:shd w:val="nil" w:color="auto" w:fill="auto"/>
                <w:rtl w:val="0"/>
                <w:lang w:val="en-US"/>
              </w:rPr>
              <w:t>South Asian AUC</w:t>
            </w:r>
          </w:p>
        </w:tc>
        <w:tc>
          <w:tcPr>
            <w:tcW w:type="dxa" w:w="103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jc w:val="center"/>
            </w:pPr>
            <w:r>
              <w:rPr>
                <w:rFonts w:ascii="Times New Roman" w:hAnsi="Times New Roman" w:hint="default"/>
                <w:sz w:val="16"/>
                <w:szCs w:val="16"/>
                <w:shd w:val="nil" w:color="auto" w:fill="auto"/>
                <w:rtl w:val="0"/>
                <w:lang w:val="en-US"/>
              </w:rPr>
              <w:t>Δ</w:t>
            </w:r>
            <w:r>
              <w:rPr>
                <w:rFonts w:ascii="Times New Roman" w:hAnsi="Times New Roman"/>
                <w:sz w:val="16"/>
                <w:szCs w:val="16"/>
                <w:shd w:val="nil" w:color="auto" w:fill="auto"/>
                <w:rtl w:val="0"/>
                <w:lang w:val="en-US"/>
              </w:rPr>
              <w:t>_eth (AUC)</w:t>
            </w:r>
          </w:p>
        </w:tc>
      </w:tr>
      <w:tr>
        <w:tblPrEx>
          <w:shd w:val="clear" w:color="auto" w:fill="ced7e7"/>
        </w:tblPrEx>
        <w:trPr>
          <w:trHeight w:val="368" w:hRule="atLeast"/>
        </w:trPr>
        <w:tc>
          <w:tcPr>
            <w:tcW w:type="dxa" w:w="59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RF</w:t>
            </w:r>
          </w:p>
        </w:tc>
        <w:tc>
          <w:tcPr>
            <w:tcW w:type="dxa" w:w="104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0.890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0.010</w:t>
            </w:r>
          </w:p>
        </w:tc>
        <w:tc>
          <w:tcPr>
            <w:tcW w:type="dxa" w:w="10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0.782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0.007</w:t>
            </w:r>
          </w:p>
        </w:tc>
        <w:tc>
          <w:tcPr>
            <w:tcW w:type="dxa" w:w="113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0.766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0.020</w:t>
            </w:r>
          </w:p>
        </w:tc>
        <w:tc>
          <w:tcPr>
            <w:tcW w:type="dxa" w:w="103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0.124</w:t>
            </w:r>
          </w:p>
        </w:tc>
      </w:tr>
      <w:tr>
        <w:tblPrEx>
          <w:shd w:val="clear" w:color="auto" w:fill="ced7e7"/>
        </w:tblPrEx>
        <w:trPr>
          <w:trHeight w:val="368" w:hRule="atLeast"/>
        </w:trPr>
        <w:tc>
          <w:tcPr>
            <w:tcW w:type="dxa" w:w="59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LR</w:t>
            </w:r>
          </w:p>
        </w:tc>
        <w:tc>
          <w:tcPr>
            <w:tcW w:type="dxa" w:w="104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0.873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0.000</w:t>
            </w:r>
          </w:p>
        </w:tc>
        <w:tc>
          <w:tcPr>
            <w:tcW w:type="dxa" w:w="10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0.721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0.000</w:t>
            </w:r>
          </w:p>
        </w:tc>
        <w:tc>
          <w:tcPr>
            <w:tcW w:type="dxa" w:w="113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0.784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0.000</w:t>
            </w:r>
          </w:p>
        </w:tc>
        <w:tc>
          <w:tcPr>
            <w:tcW w:type="dxa" w:w="103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0.152</w:t>
            </w:r>
          </w:p>
        </w:tc>
      </w:tr>
      <w:tr>
        <w:tblPrEx>
          <w:shd w:val="clear" w:color="auto" w:fill="ced7e7"/>
        </w:tblPrEx>
        <w:trPr>
          <w:trHeight w:val="368" w:hRule="atLeast"/>
        </w:trPr>
        <w:tc>
          <w:tcPr>
            <w:tcW w:type="dxa" w:w="59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ANN</w:t>
            </w:r>
          </w:p>
        </w:tc>
        <w:tc>
          <w:tcPr>
            <w:tcW w:type="dxa" w:w="104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0.864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0.025</w:t>
            </w:r>
          </w:p>
        </w:tc>
        <w:tc>
          <w:tcPr>
            <w:tcW w:type="dxa" w:w="10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0.773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0.032</w:t>
            </w:r>
          </w:p>
        </w:tc>
        <w:tc>
          <w:tcPr>
            <w:tcW w:type="dxa" w:w="113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0.826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0.027</w:t>
            </w:r>
          </w:p>
        </w:tc>
        <w:tc>
          <w:tcPr>
            <w:tcW w:type="dxa" w:w="103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0.090</w:t>
            </w:r>
          </w:p>
        </w:tc>
      </w:tr>
      <w:tr>
        <w:tblPrEx>
          <w:shd w:val="clear" w:color="auto" w:fill="ced7e7"/>
        </w:tblPrEx>
        <w:trPr>
          <w:trHeight w:val="368" w:hRule="atLeast"/>
        </w:trPr>
        <w:tc>
          <w:tcPr>
            <w:tcW w:type="dxa" w:w="59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CNN</w:t>
            </w:r>
          </w:p>
        </w:tc>
        <w:tc>
          <w:tcPr>
            <w:tcW w:type="dxa" w:w="104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0.831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0.010</w:t>
            </w:r>
          </w:p>
        </w:tc>
        <w:tc>
          <w:tcPr>
            <w:tcW w:type="dxa" w:w="10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0.785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0.028</w:t>
            </w:r>
          </w:p>
        </w:tc>
        <w:tc>
          <w:tcPr>
            <w:tcW w:type="dxa" w:w="113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0.832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0.008</w:t>
            </w:r>
          </w:p>
        </w:tc>
        <w:tc>
          <w:tcPr>
            <w:tcW w:type="dxa" w:w="103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0.048</w:t>
            </w:r>
          </w:p>
        </w:tc>
      </w:tr>
      <w:tr>
        <w:tblPrEx>
          <w:shd w:val="clear" w:color="auto" w:fill="ced7e7"/>
        </w:tblPrEx>
        <w:trPr>
          <w:trHeight w:val="368" w:hRule="atLeast"/>
        </w:trPr>
        <w:tc>
          <w:tcPr>
            <w:tcW w:type="dxa" w:w="597"/>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DANN</w:t>
            </w:r>
          </w:p>
        </w:tc>
        <w:tc>
          <w:tcPr>
            <w:tcW w:type="dxa" w:w="1041"/>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0.831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0.016</w:t>
            </w:r>
          </w:p>
        </w:tc>
        <w:tc>
          <w:tcPr>
            <w:tcW w:type="dxa" w:w="1049"/>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0.772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0.037</w:t>
            </w:r>
          </w:p>
        </w:tc>
        <w:tc>
          <w:tcPr>
            <w:tcW w:type="dxa" w:w="113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 xml:space="preserve">0.815 </w:t>
            </w:r>
            <w:r>
              <w:rPr>
                <w:rFonts w:ascii="Times New Roman" w:hAnsi="Times New Roman" w:hint="default"/>
                <w:sz w:val="16"/>
                <w:szCs w:val="16"/>
                <w:shd w:val="nil" w:color="auto" w:fill="auto"/>
                <w:rtl w:val="0"/>
                <w:lang w:val="en-US"/>
              </w:rPr>
              <w:t xml:space="preserve">± </w:t>
            </w:r>
            <w:r>
              <w:rPr>
                <w:rFonts w:ascii="Times New Roman" w:hAnsi="Times New Roman"/>
                <w:sz w:val="16"/>
                <w:szCs w:val="16"/>
                <w:shd w:val="nil" w:color="auto" w:fill="auto"/>
                <w:rtl w:val="0"/>
                <w:lang w:val="en-US"/>
              </w:rPr>
              <w:t>0.019</w:t>
            </w:r>
          </w:p>
        </w:tc>
        <w:tc>
          <w:tcPr>
            <w:tcW w:type="dxa" w:w="1033"/>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Body"/>
              <w:spacing w:line="240" w:lineRule="auto"/>
            </w:pPr>
            <w:r>
              <w:rPr>
                <w:rFonts w:ascii="Times New Roman" w:hAnsi="Times New Roman"/>
                <w:sz w:val="16"/>
                <w:szCs w:val="16"/>
                <w:shd w:val="nil" w:color="auto" w:fill="auto"/>
                <w:rtl w:val="0"/>
                <w:lang w:val="en-US"/>
              </w:rPr>
              <w:t>0.059</w:t>
            </w:r>
          </w:p>
        </w:tc>
      </w:tr>
    </w:tbl>
    <w:p>
      <w:pPr>
        <w:pStyle w:val="Subtitle"/>
        <w:widowControl w:val="0"/>
        <w:spacing w:after="0"/>
        <w:rPr>
          <w:rFonts w:ascii="Times New Roman" w:cs="Times New Roman" w:hAnsi="Times New Roman" w:eastAsia="Times New Roman"/>
          <w:outline w:val="0"/>
          <w:color w:val="000000"/>
          <w:sz w:val="20"/>
          <w:szCs w:val="20"/>
          <w:u w:color="000000"/>
          <w14:textFill>
            <w14:solidFill>
              <w14:srgbClr w14:val="000000"/>
            </w14:solidFill>
          </w14:textFill>
        </w:rPr>
      </w:pPr>
      <w:r>
        <w:rPr>
          <w:rFonts w:ascii="Times New Roman" w:cs="Times New Roman" w:hAnsi="Times New Roman" w:eastAsia="Times New Roman"/>
          <w:outline w:val="0"/>
          <w:color w:val="000000"/>
          <w:sz w:val="20"/>
          <w:szCs w:val="20"/>
          <w:u w:color="000000"/>
          <w14:textFill>
            <w14:solidFill>
              <w14:srgbClr w14:val="000000"/>
            </w14:solidFill>
          </w14:textFill>
        </w:rPr>
        <w:br w:type="textWrapping"/>
      </w:r>
      <w:commentRangeStart w:id="60"/>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r>
        <w:rPr>
          <w:rFonts w:ascii="Times New Roman" w:hAnsi="Times New Roman"/>
          <w:outline w:val="0"/>
          <w:color w:val="000000"/>
          <w:sz w:val="20"/>
          <w:szCs w:val="20"/>
          <w:u w:color="000000"/>
          <w:rtl w:val="0"/>
          <w:lang w:val="en-US"/>
          <w14:textFill>
            <w14:solidFill>
              <w14:srgbClr w14:val="000000"/>
            </w14:solidFill>
          </w14:textFill>
        </w:rPr>
        <w:t xml:space="preserve">Overall, black speakers form the weakest AUC cell for four of the five models, where LR reaches 0.721, the lowest value of the table. This is consistent with its 64.7% accuracy for the same group as shown in table 3, suggesting that a linear decision boundary is less proficient at separating Trustworthy from Neutral speech for this subset than for the other two. ANN, CNN, and DANN show the same pattern, albeit, Random Forest is an exception: its weakest cell is South Asian (0.766), while its White cell is the strongest value in the table (0.890), giving it the widest AUC spread alongside the widest accuracy gap (Table 2). LR shows the reverse ordering, holding the widest AUC spread (0.152) but the narrower of the two baseline accuracy gaps, an early indication that the two measures do not rank models identically. </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r>
        <w:rPr>
          <w:rFonts w:ascii="Times New Roman" w:hAnsi="Times New Roman"/>
          <w:outline w:val="0"/>
          <w:color w:val="000000"/>
          <w:sz w:val="20"/>
          <w:szCs w:val="20"/>
          <w:u w:color="000000"/>
          <w:rtl w:val="0"/>
          <w:lang w:val="en-US"/>
          <w14:textFill>
            <w14:solidFill>
              <w14:srgbClr w14:val="000000"/>
            </w14:solidFill>
          </w14:textFill>
        </w:rPr>
        <w:t>This reflects section IV-C, where RF and LR are seen to disagree on which subset is harder to classify. RF</w:t>
      </w:r>
      <w:r>
        <w:rPr>
          <w:rFonts w:ascii="Times New Roman" w:hAnsi="Times New Roman" w:hint="default"/>
          <w:outline w:val="0"/>
          <w:color w:val="000000"/>
          <w:sz w:val="20"/>
          <w:szCs w:val="20"/>
          <w:u w:color="000000"/>
          <w:rtl w:val="0"/>
          <w:lang w:val="en-US"/>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s weakest group is South Asian in both tables, while LR</w:t>
      </w:r>
      <w:r>
        <w:rPr>
          <w:rFonts w:ascii="Times New Roman" w:hAnsi="Times New Roman" w:hint="default"/>
          <w:outline w:val="0"/>
          <w:color w:val="000000"/>
          <w:sz w:val="20"/>
          <w:szCs w:val="20"/>
          <w:u w:color="000000"/>
          <w:rtl w:val="0"/>
          <w:lang w:val="en-US"/>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s is black in both tables. AUC does not depend on the decision threshold, so the difference between the two baselines is not a consequence of threshold placement. It is therefore possible that each classifier relies on a demographic shortcut in which the model is using unintended statistics from race as a proxy for identifying trustworthiness rather than one group being intrinsically harder to classify. Likewise, the two models with the narrowest AUC spreads also have the narrowest accuracy gaps: CNN at 0.048 and DANN-Trust at 0.059, against 0.090 for the ANN and 0.124 and 0.152 for the baselines.</w:t>
      </w:r>
      <w:commentRangeEnd w:id="60"/>
      <w:r>
        <w:commentReference w:id="60"/>
      </w:r>
      <w:r>
        <w:rPr>
          <w:rFonts w:ascii="Times New Roman" w:hAnsi="Times New Roman"/>
          <w:outline w:val="0"/>
          <w:color w:val="000000"/>
          <w:sz w:val="20"/>
          <w:szCs w:val="20"/>
          <w:u w:color="000000"/>
          <w:rtl w:val="0"/>
          <w:lang w:val="en-US"/>
          <w14:textFill>
            <w14:solidFill>
              <w14:srgbClr w14:val="000000"/>
            </w14:solidFill>
          </w14:textFill>
        </w:rPr>
        <w:t xml:space="preserve"> The same inflation seen in the accuracy gaps appears here, where the source paper's RF AUC spans 6pp across ethnicity under LOSO [1, Table 10], against 12.4pp under our split, consistent with the smaller per-group samples described in Section IV-C.</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uwmzfk9xoqec" w:id="61"/>
      <w:bookmarkEnd w:id="61"/>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qqil1fvzv6g4" w:id="62"/>
      <w:bookmarkEnd w:id="62"/>
      <w:r>
        <w:rPr>
          <w:rFonts w:ascii="Times New Roman" w:hAnsi="Times New Roman"/>
          <w:b w:val="1"/>
          <w:bCs w:val="1"/>
          <w:outline w:val="0"/>
          <w:color w:val="000000"/>
          <w:sz w:val="20"/>
          <w:szCs w:val="20"/>
          <w:u w:color="000000"/>
          <w:rtl w:val="0"/>
          <w:lang w:val="en-US"/>
          <w14:textFill>
            <w14:solidFill>
              <w14:srgbClr w14:val="000000"/>
            </w14:solidFill>
          </w14:textFill>
        </w:rPr>
        <w:t>E</w:t>
      </w:r>
      <w:r>
        <w:rPr>
          <w:rFonts w:ascii="Times New Roman" w:hAnsi="Times New Roman"/>
          <w:b w:val="1"/>
          <w:bCs w:val="1"/>
          <w:outline w:val="0"/>
          <w:color w:val="000000"/>
          <w:sz w:val="20"/>
          <w:szCs w:val="20"/>
          <w:u w:color="000000"/>
          <w:rtl w:val="0"/>
          <w:lang w:val="en-US"/>
          <w14:textFill>
            <w14:solidFill>
              <w14:srgbClr w14:val="000000"/>
            </w14:solidFill>
          </w14:textFill>
        </w:rPr>
        <w:t>. Variance and Stability Across Seeds (Headline Result)</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3lhsgrwip525" w:id="63"/>
      <w:bookmarkEnd w:id="63"/>
      <w:r>
        <w:rPr>
          <w:rFonts w:ascii="Times New Roman" w:hAnsi="Times New Roman"/>
          <w:outline w:val="0"/>
          <w:color w:val="000000"/>
          <w:sz w:val="20"/>
          <w:szCs w:val="20"/>
          <w:u w:color="000000"/>
          <w:rtl w:val="0"/>
          <w:lang w:val="en-US"/>
          <w14:textFill>
            <w14:solidFill>
              <w14:srgbClr w14:val="000000"/>
            </w14:solidFill>
          </w14:textFill>
        </w:rPr>
        <w:t>T</w:t>
      </w:r>
      <w:r>
        <w:rPr>
          <w:rFonts w:ascii="Times New Roman" w:hAnsi="Times New Roman"/>
          <w:outline w:val="0"/>
          <w:color w:val="000000"/>
          <w:sz w:val="20"/>
          <w:szCs w:val="20"/>
          <w:u w:color="000000"/>
          <w:rtl w:val="0"/>
          <w:lang w:val="en-US"/>
          <w14:textFill>
            <w14:solidFill>
              <w14:srgbClr w14:val="000000"/>
            </w14:solidFill>
          </w14:textFill>
        </w:rPr>
        <w:t>he paper's central finding emerges only when each model is retrained multiple times and the standard deviations of the resulting metrics are compared. Table 5 collects every model's standard deviation on the two metrics that matter most when deciding a model's fairness behavior: overall accuracy and per-ethnicity fairness gap.</w:t>
      </w: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18q57iyp6f8v" w:id="64"/>
      <w:bookmarkEnd w:id="64"/>
      <w:r>
        <w:rPr>
          <w:rFonts w:ascii="Times New Roman" w:hAnsi="Times New Roman"/>
          <w:outline w:val="0"/>
          <w:color w:val="000000"/>
          <w:sz w:val="20"/>
          <w:szCs w:val="20"/>
          <w:u w:color="000000"/>
          <w:rtl w:val="0"/>
          <w:lang w:val="en-US"/>
          <w14:textFill>
            <w14:solidFill>
              <w14:srgbClr w14:val="000000"/>
            </w14:solidFill>
          </w14:textFill>
        </w:rPr>
        <w:t>T</w:t>
      </w:r>
      <w:r>
        <w:rPr>
          <w:rFonts w:ascii="Times New Roman" w:hAnsi="Times New Roman"/>
          <w:outline w:val="0"/>
          <w:color w:val="000000"/>
          <w:sz w:val="20"/>
          <w:szCs w:val="20"/>
          <w:u w:color="000000"/>
          <w:rtl w:val="0"/>
          <w:lang w:val="en-US"/>
          <w14:textFill>
            <w14:solidFill>
              <w14:srgbClr w14:val="000000"/>
            </w14:solidFill>
          </w14:textFill>
        </w:rPr>
        <w:t>able 5: Across-seed standard deviation of overall accuracy and fairness gap (5 seeds, same fixed split).</w:t>
      </w:r>
    </w:p>
    <w:tbl>
      <w:tblPr>
        <w:tblW w:w="448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4"/>
        <w:gridCol w:w="1592"/>
        <w:gridCol w:w="1959"/>
      </w:tblGrid>
      <w:tr>
        <w:tblPrEx>
          <w:shd w:val="clear" w:color="auto" w:fill="ced7e7"/>
        </w:tblPrEx>
        <w:trPr>
          <w:trHeight w:val="329" w:hRule="atLeast"/>
        </w:trPr>
        <w:tc>
          <w:tcPr>
            <w:tcW w:type="dxa" w:w="93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jc w:val="center"/>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Model</w:t>
            </w:r>
          </w:p>
        </w:tc>
        <w:tc>
          <w:tcPr>
            <w:tcW w:type="dxa" w:w="1592"/>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jc w:val="center"/>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Accuracy std</w:t>
            </w:r>
          </w:p>
        </w:tc>
        <w:tc>
          <w:tcPr>
            <w:tcW w:type="dxa" w:w="195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jc w:val="center"/>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Fairness-gap std</w:t>
            </w:r>
          </w:p>
        </w:tc>
      </w:tr>
      <w:tr>
        <w:tblPrEx>
          <w:shd w:val="clear" w:color="auto" w:fill="ced7e7"/>
        </w:tblPrEx>
        <w:trPr>
          <w:trHeight w:val="298" w:hRule="atLeast"/>
        </w:trPr>
        <w:tc>
          <w:tcPr>
            <w:tcW w:type="dxa" w:w="93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RF</w:t>
            </w:r>
          </w:p>
        </w:tc>
        <w:tc>
          <w:tcPr>
            <w:tcW w:type="dxa" w:w="1592"/>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0.97 %</w:t>
            </w:r>
          </w:p>
        </w:tc>
        <w:tc>
          <w:tcPr>
            <w:tcW w:type="dxa" w:w="195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F. pp</w:t>
            </w:r>
          </w:p>
        </w:tc>
      </w:tr>
      <w:tr>
        <w:tblPrEx>
          <w:shd w:val="clear" w:color="auto" w:fill="ced7e7"/>
        </w:tblPrEx>
        <w:trPr>
          <w:trHeight w:val="298" w:hRule="atLeast"/>
        </w:trPr>
        <w:tc>
          <w:tcPr>
            <w:tcW w:type="dxa" w:w="93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LR</w:t>
            </w:r>
          </w:p>
        </w:tc>
        <w:tc>
          <w:tcPr>
            <w:tcW w:type="dxa" w:w="1592"/>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0.00 %</w:t>
            </w:r>
          </w:p>
        </w:tc>
        <w:tc>
          <w:tcPr>
            <w:tcW w:type="dxa" w:w="195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A. pp</w:t>
            </w:r>
          </w:p>
        </w:tc>
      </w:tr>
      <w:tr>
        <w:tblPrEx>
          <w:shd w:val="clear" w:color="auto" w:fill="ced7e7"/>
        </w:tblPrEx>
        <w:trPr>
          <w:trHeight w:val="329" w:hRule="atLeast"/>
        </w:trPr>
        <w:tc>
          <w:tcPr>
            <w:tcW w:type="dxa" w:w="93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ANN</w:t>
            </w:r>
          </w:p>
        </w:tc>
        <w:tc>
          <w:tcPr>
            <w:tcW w:type="dxa" w:w="1592"/>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2.53 %</w:t>
            </w:r>
          </w:p>
        </w:tc>
        <w:tc>
          <w:tcPr>
            <w:tcW w:type="dxa" w:w="195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F. pp</w:t>
            </w:r>
          </w:p>
        </w:tc>
      </w:tr>
      <w:tr>
        <w:tblPrEx>
          <w:shd w:val="clear" w:color="auto" w:fill="ced7e7"/>
        </w:tblPrEx>
        <w:trPr>
          <w:trHeight w:val="329" w:hRule="atLeast"/>
        </w:trPr>
        <w:tc>
          <w:tcPr>
            <w:tcW w:type="dxa" w:w="93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CNN</w:t>
            </w:r>
          </w:p>
        </w:tc>
        <w:tc>
          <w:tcPr>
            <w:tcW w:type="dxa" w:w="1592"/>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0.92 %</w:t>
            </w:r>
          </w:p>
        </w:tc>
        <w:tc>
          <w:tcPr>
            <w:tcW w:type="dxa" w:w="195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D. pp</w:t>
            </w:r>
          </w:p>
        </w:tc>
      </w:tr>
      <w:tr>
        <w:tblPrEx>
          <w:shd w:val="clear" w:color="auto" w:fill="ced7e7"/>
        </w:tblPrEx>
        <w:trPr>
          <w:trHeight w:val="329" w:hRule="atLeast"/>
        </w:trPr>
        <w:tc>
          <w:tcPr>
            <w:tcW w:type="dxa" w:w="934"/>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DANN</w:t>
            </w:r>
          </w:p>
        </w:tc>
        <w:tc>
          <w:tcPr>
            <w:tcW w:type="dxa" w:w="1592"/>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0.88 %</w:t>
            </w:r>
          </w:p>
        </w:tc>
        <w:tc>
          <w:tcPr>
            <w:tcW w:type="dxa" w:w="1958"/>
            <w:tcBorders>
              <w:top w:val="single" w:color="3d444d" w:sz="6" w:space="0" w:shadow="0" w:frame="0"/>
              <w:left w:val="single" w:color="3d444d" w:sz="6" w:space="0" w:shadow="0" w:frame="0"/>
              <w:bottom w:val="single" w:color="3d444d" w:sz="6" w:space="0" w:shadow="0" w:frame="0"/>
              <w:right w:val="single" w:color="3d444d" w:sz="6" w:space="0" w:shadow="0" w:frame="0"/>
            </w:tcBorders>
            <w:shd w:val="clear" w:color="auto" w:fill="auto"/>
            <w:tcMar>
              <w:top w:type="dxa" w:w="80"/>
              <w:left w:type="dxa" w:w="80"/>
              <w:bottom w:type="dxa" w:w="80"/>
              <w:right w:type="dxa" w:w="80"/>
            </w:tcMar>
            <w:vAlign w:val="top"/>
          </w:tcPr>
          <w:p>
            <w:pPr>
              <w:pStyle w:val="Subtitle"/>
              <w:spacing w:after="0"/>
            </w:pPr>
            <w:r>
              <w:rPr>
                <w:rFonts w:ascii="Times New Roman" w:hAnsi="Times New Roman"/>
                <w:outline w:val="0"/>
                <w:color w:val="000000"/>
                <w:sz w:val="16"/>
                <w:szCs w:val="16"/>
                <w:u w:color="000000"/>
                <w:shd w:val="nil" w:color="auto" w:fill="auto"/>
                <w:rtl w:val="0"/>
                <w:lang w:val="en-US"/>
                <w14:textFill>
                  <w14:solidFill>
                    <w14:srgbClr w14:val="000000"/>
                  </w14:solidFill>
                </w14:textFill>
              </w:rPr>
              <w:t>B. pp</w:t>
            </w:r>
          </w:p>
        </w:tc>
      </w:tr>
    </w:tbl>
    <w:p>
      <w:pPr>
        <w:pStyle w:val="Subtitle"/>
        <w:widowControl w:val="0"/>
        <w:spacing w:after="0"/>
        <w:rPr>
          <w:rFonts w:ascii="Times New Roman" w:cs="Times New Roman" w:hAnsi="Times New Roman" w:eastAsia="Times New Roman"/>
          <w:outline w:val="0"/>
          <w:color w:val="000000"/>
          <w:sz w:val="20"/>
          <w:szCs w:val="20"/>
          <w:u w:color="000000"/>
          <w14:textFill>
            <w14:solidFill>
              <w14:srgbClr w14:val="000000"/>
            </w14:solidFill>
          </w14:textFill>
        </w:rPr>
      </w:pPr>
    </w:p>
    <w:p>
      <w:pPr>
        <w:pStyle w:val="Subtitle"/>
        <w:spacing w:after="0"/>
        <w:rPr>
          <w:rFonts w:ascii="Times New Roman" w:cs="Times New Roman" w:hAnsi="Times New Roman" w:eastAsia="Times New Roman"/>
          <w:outline w:val="0"/>
          <w:color w:val="000000"/>
          <w:sz w:val="20"/>
          <w:szCs w:val="20"/>
          <w:u w:color="000000"/>
          <w14:textFill>
            <w14:solidFill>
              <w14:srgbClr w14:val="000000"/>
            </w14:solidFill>
          </w14:textFill>
        </w:rPr>
      </w:pPr>
      <w:bookmarkStart w:name="_headingh.dvj79amedzmy" w:id="65"/>
      <w:bookmarkEnd w:id="65"/>
      <w:r>
        <w:rPr>
          <w:rFonts w:ascii="Times New Roman" w:hAnsi="Times New Roman"/>
          <w:outline w:val="0"/>
          <w:color w:val="000000"/>
          <w:sz w:val="20"/>
          <w:szCs w:val="20"/>
          <w:u w:color="000000"/>
          <w:rtl w:val="0"/>
          <w:lang w:val="en-US"/>
          <w14:textFill>
            <w14:solidFill>
              <w14:srgbClr w14:val="000000"/>
            </w14:solidFill>
          </w14:textFill>
        </w:rPr>
        <w:t>L</w:t>
      </w:r>
      <w:r>
        <w:rPr>
          <w:rFonts w:ascii="Times New Roman" w:hAnsi="Times New Roman"/>
          <w:outline w:val="0"/>
          <w:color w:val="000000"/>
          <w:sz w:val="20"/>
          <w:szCs w:val="20"/>
          <w:u w:color="000000"/>
          <w:rtl w:val="0"/>
          <w:lang w:val="en-US"/>
          <w14:textFill>
            <w14:solidFill>
              <w14:srgbClr w14:val="000000"/>
            </w14:solidFill>
          </w14:textFill>
        </w:rPr>
        <w:t xml:space="preserve">R's zero variance is a useful diagnostic on the harness rather than a finding about LR itself. Inherently, a deterministic solver with a fixed random state should, and does, produce identical solutions across reseeds. The more substantive comparison is between CNN and DANN-Trust, which post nearly identical mean accuracy and mean fairness gap in Table 2. Their reliability differs sharply once variance is accounted for: CNN's </w:t>
      </w:r>
      <w:r>
        <w:rPr>
          <w:rFonts w:ascii="Times New Roman" w:hAnsi="Times New Roman" w:hint="default"/>
          <w:outline w:val="0"/>
          <w:color w:val="000000"/>
          <w:sz w:val="20"/>
          <w:szCs w:val="20"/>
          <w:u w:color="000000"/>
          <w:rtl w:val="0"/>
          <w:lang w:val="en-US"/>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 xml:space="preserve">2.87pp gap standard deviation means a retrained CNN could plausibly land anywhere from roughly 2.1pp to 7.8pp within one standard deviation of its 4.97pp mean (the full range of possible outcomes is wider still), whereas DANN-Trust's </w:t>
      </w:r>
      <w:r>
        <w:rPr>
          <w:rFonts w:ascii="Times New Roman" w:hAnsi="Times New Roman" w:hint="default"/>
          <w:outline w:val="0"/>
          <w:color w:val="000000"/>
          <w:sz w:val="20"/>
          <w:szCs w:val="20"/>
          <w:u w:color="000000"/>
          <w:rtl w:val="0"/>
          <w:lang w:val="en-US"/>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 xml:space="preserve">0.89pp confines the equivalent one-standard-deviation range to well under half that width. The same pattern holds for accuracy: ANN's headline mean of 76.54% is the highest of any model, but its </w:t>
      </w:r>
      <w:r>
        <w:rPr>
          <w:rFonts w:ascii="Times New Roman" w:hAnsi="Times New Roman" w:hint="default"/>
          <w:outline w:val="0"/>
          <w:color w:val="000000"/>
          <w:sz w:val="20"/>
          <w:szCs w:val="20"/>
          <w:u w:color="000000"/>
          <w:rtl w:val="0"/>
          <w:lang w:val="en-US"/>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 xml:space="preserve">2.53% standard deviation means a single retrain could reasonably produce anywhere from about 74.0% to 79.1% within one standard deviation, while DANN-Trust's </w:t>
      </w:r>
      <w:r>
        <w:rPr>
          <w:rFonts w:ascii="Times New Roman" w:hAnsi="Times New Roman" w:hint="default"/>
          <w:outline w:val="0"/>
          <w:color w:val="000000"/>
          <w:sz w:val="20"/>
          <w:szCs w:val="20"/>
          <w:u w:color="000000"/>
          <w:rtl w:val="0"/>
          <w:lang w:val="en-US"/>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0.88% narrows that same kind of uncertainty to roughly 74.1% to 75.9%. Therefore, any practical bias audit performed on a single CNN training run offers comparatively little assurance about the next retrain of that same model. However, the same audit performed on DANN-Trust is a substantially better predictor of future behavior.</w:t>
      </w:r>
    </w:p>
    <w:p>
      <w:pPr>
        <w:pStyle w:val="Body"/>
      </w:pPr>
    </w:p>
    <w:p>
      <w:pPr>
        <w:pStyle w:val="Body"/>
        <w:rPr>
          <w:ins w:id="66" w:date="2026-08-27T04:02:59Z" w:author="Owen Wu"/>
          <w:rFonts w:ascii="Times New Roman" w:cs="Times New Roman" w:hAnsi="Times New Roman" w:eastAsia="Times New Roman"/>
          <w:sz w:val="20"/>
          <w:szCs w:val="20"/>
        </w:rPr>
      </w:pPr>
    </w:p>
    <w:p>
      <w:pPr>
        <w:pStyle w:val="Body"/>
        <w:rPr>
          <w:ins w:id="67" w:date="2026-08-27T04:02:59Z" w:author="Owen Wu"/>
          <w:rFonts w:ascii="Times New Roman" w:cs="Times New Roman" w:hAnsi="Times New Roman" w:eastAsia="Times New Roman"/>
          <w:sz w:val="20"/>
          <w:szCs w:val="20"/>
        </w:rPr>
      </w:pPr>
    </w:p>
    <w:p>
      <w:pPr>
        <w:pStyle w:val="Body"/>
        <w:rPr>
          <w:ins w:id="68" w:date="2026-08-27T04:02:59Z" w:author="Owen Wu"/>
          <w:rFonts w:ascii="Times New Roman" w:cs="Times New Roman" w:hAnsi="Times New Roman" w:eastAsia="Times New Roman"/>
          <w:sz w:val="20"/>
          <w:szCs w:val="20"/>
        </w:rPr>
      </w:pPr>
    </w:p>
    <w:p>
      <w:pPr>
        <w:pStyle w:val="Body"/>
        <w:rPr>
          <w:ins w:id="69" w:date="2026-08-27T04:02:59Z" w:author="Owen Wu"/>
          <w:rFonts w:ascii="Times New Roman" w:cs="Times New Roman" w:hAnsi="Times New Roman" w:eastAsia="Times New Roman"/>
          <w:sz w:val="20"/>
          <w:szCs w:val="20"/>
        </w:rPr>
      </w:pPr>
    </w:p>
    <w:p>
      <w:pPr>
        <w:pStyle w:val="Body"/>
        <w:rPr>
          <w:ins w:id="70" w:date="2026-08-27T04:02:59Z" w:author="Owen Wu"/>
          <w:rFonts w:ascii="Times New Roman" w:cs="Times New Roman" w:hAnsi="Times New Roman" w:eastAsia="Times New Roman"/>
          <w:sz w:val="20"/>
          <w:szCs w:val="20"/>
        </w:rPr>
      </w:pPr>
    </w:p>
    <w:p>
      <w:pPr>
        <w:pStyle w:val="Body"/>
        <w:rPr>
          <w:ins w:id="71" w:date="2026-08-27T04:02:59Z" w:author="Owen Wu"/>
          <w:rFonts w:ascii="Times New Roman" w:cs="Times New Roman" w:hAnsi="Times New Roman" w:eastAsia="Times New Roman"/>
          <w:sz w:val="20"/>
          <w:szCs w:val="20"/>
        </w:rPr>
      </w:pPr>
    </w:p>
    <w:p>
      <w:pPr>
        <w:pStyle w:val="Body"/>
        <w:rPr>
          <w:ins w:id="72" w:date="2026-08-27T04:02:59Z" w:author="Owen Wu"/>
          <w:rFonts w:ascii="Times New Roman" w:cs="Times New Roman" w:hAnsi="Times New Roman" w:eastAsia="Times New Roman"/>
          <w:sz w:val="20"/>
          <w:szCs w:val="20"/>
        </w:rPr>
      </w:pPr>
    </w:p>
    <w:p>
      <w:pPr>
        <w:pStyle w:val="Body"/>
        <w:rPr>
          <w:ins w:id="73" w:date="2026-08-27T04:02:59Z" w:author="Owen Wu"/>
          <w:rFonts w:ascii="Times New Roman" w:cs="Times New Roman" w:hAnsi="Times New Roman" w:eastAsia="Times New Roman"/>
          <w:sz w:val="20"/>
          <w:szCs w:val="20"/>
        </w:rPr>
      </w:pPr>
    </w:p>
    <w:p>
      <w:pPr>
        <w:pStyle w:val="Body"/>
        <w:rPr>
          <w:rFonts w:ascii="Times New Roman" w:cs="Times New Roman" w:hAnsi="Times New Roman" w:eastAsia="Times New Roman"/>
          <w:sz w:val="20"/>
          <w:szCs w:val="20"/>
        </w:rPr>
      </w:pPr>
      <w:r>
        <w:rPr>
          <w:rFonts w:ascii="Times New Roman" w:hAnsi="Times New Roman"/>
          <w:sz w:val="20"/>
          <w:szCs w:val="20"/>
          <w:rtl w:val="0"/>
          <w:lang w:val="en-US"/>
        </w:rPr>
        <w:t>Fig. 7 Fairness vs accuracy trade-off (mean +/- std over 5 seeds). DANN-Trust sits in the lower-right corner with the smallest error bars.</w:t>
      </w:r>
    </w:p>
    <w:p>
      <w:pPr>
        <w:pStyle w:val="Body"/>
        <w:spacing w:line="240" w:lineRule="auto"/>
        <w:rPr>
          <w:rFonts w:ascii="Times New Roman" w:cs="Times New Roman" w:hAnsi="Times New Roman" w:eastAsia="Times New Roman"/>
          <w:sz w:val="20"/>
          <w:szCs w:val="20"/>
        </w:rPr>
      </w:pPr>
      <w:r>
        <w:rPr>
          <w:rFonts w:ascii="Times New Roman" w:cs="Times New Roman" w:hAnsi="Times New Roman" w:eastAsia="Times New Roman"/>
          <w:sz w:val="20"/>
          <w:szCs w:val="20"/>
        </w:rPr>
        <w:drawing xmlns:a="http://schemas.openxmlformats.org/drawingml/2006/main">
          <wp:inline distT="0" distB="0" distL="0" distR="0">
            <wp:extent cx="2857373" cy="2563650"/>
            <wp:effectExtent l="0" t="0" r="0" b="0"/>
            <wp:docPr id="1073741831" name="officeArt object" descr="image4.png"/>
            <wp:cNvGraphicFramePr/>
            <a:graphic xmlns:a="http://schemas.openxmlformats.org/drawingml/2006/main">
              <a:graphicData uri="http://schemas.openxmlformats.org/drawingml/2006/picture">
                <pic:pic xmlns:pic="http://schemas.openxmlformats.org/drawingml/2006/picture">
                  <pic:nvPicPr>
                    <pic:cNvPr id="1073741831" name="image4.png" descr="image4.png"/>
                    <pic:cNvPicPr>
                      <a:picLocks noChangeAspect="0"/>
                    </pic:cNvPicPr>
                  </pic:nvPicPr>
                  <pic:blipFill>
                    <a:blip r:embed="rId12">
                      <a:extLst/>
                    </a:blip>
                    <a:srcRect l="0" t="7522" r="0" b="0"/>
                    <a:stretch>
                      <a:fillRect/>
                    </a:stretch>
                  </pic:blipFill>
                  <pic:spPr>
                    <a:xfrm>
                      <a:off x="0" y="0"/>
                      <a:ext cx="2857373" cy="2563650"/>
                    </a:xfrm>
                    <a:prstGeom prst="rect">
                      <a:avLst/>
                    </a:prstGeom>
                    <a:ln w="12700" cap="flat">
                      <a:noFill/>
                      <a:miter lim="400000"/>
                    </a:ln>
                    <a:effectLst/>
                  </pic:spPr>
                </pic:pic>
              </a:graphicData>
            </a:graphic>
          </wp:inline>
        </w:drawing>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To verify the adversarial mechanism directly, the frozen 32-dimensional encoder output is extracted on the test set and a new logistic-regression probe is trained to predict ethnicity from it. This probe reaches 53.7 % mean accuracy across the five seeds, against a chance level of 33.3% for three ethnicities, roughly 20 percentage points of leakage above chance. This indicates the encoder is not demographic-invariant in the strict sense, since a downstream classifier can still extract ethnicity signal from </w:t>
      </w:r>
      <w:r>
        <w:rPr>
          <w:rFonts w:ascii="Times New Roman" w:hAnsi="Times New Roman" w:hint="default"/>
          <w:sz w:val="20"/>
          <w:szCs w:val="20"/>
          <w:rtl w:val="0"/>
          <w:lang w:val="en-US"/>
        </w:rPr>
        <w:t>ϕ</w:t>
      </w:r>
      <w:r>
        <w:rPr>
          <w:rFonts w:ascii="Times New Roman" w:hAnsi="Times New Roman"/>
          <w:sz w:val="20"/>
          <w:szCs w:val="20"/>
          <w:rtl w:val="0"/>
          <w:lang w:val="en-US"/>
        </w:rPr>
        <w:t>(x). The adversarial training does not fully erase ethnicity information from the encoder's output, but it does prevent that residual information from being used by the trust head to make per-group predictions disproportionate, which is the fairness definition (consistent per-group accuracy) used throughout this paper. Narrowing this remaining 20pp gap through novel adversarial heads and larger encoders is the implied direction for future work and is discussed in later sections.</w:t>
      </w:r>
    </w:p>
    <w:p>
      <w:pPr>
        <w:pStyle w:val="Body"/>
        <w:spacing w:line="240" w:lineRule="auto"/>
        <w:rPr>
          <w:rFonts w:ascii="Times New Roman" w:cs="Times New Roman" w:hAnsi="Times New Roman" w:eastAsia="Times New Roman"/>
          <w:sz w:val="20"/>
          <w:szCs w:val="20"/>
        </w:rPr>
      </w:pPr>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530es01xft5h" w:id="74"/>
      <w:bookmarkEnd w:id="74"/>
      <w:r>
        <w:rPr>
          <w:rFonts w:ascii="Times New Roman" w:hAnsi="Times New Roman"/>
          <w:b w:val="1"/>
          <w:bCs w:val="1"/>
          <w:outline w:val="0"/>
          <w:color w:val="000000"/>
          <w:sz w:val="20"/>
          <w:szCs w:val="20"/>
          <w:u w:color="000000"/>
          <w:rtl w:val="0"/>
          <w:lang w:val="en-US"/>
          <w14:textFill>
            <w14:solidFill>
              <w14:srgbClr w14:val="000000"/>
            </w14:solidFill>
          </w14:textFill>
        </w:rPr>
        <w:t>V</w:t>
      </w:r>
      <w:r>
        <w:rPr>
          <w:rFonts w:ascii="Times New Roman" w:hAnsi="Times New Roman"/>
          <w:b w:val="1"/>
          <w:bCs w:val="1"/>
          <w:outline w:val="0"/>
          <w:color w:val="000000"/>
          <w:sz w:val="20"/>
          <w:szCs w:val="20"/>
          <w:u w:color="000000"/>
          <w:rtl w:val="0"/>
          <w:lang w:val="en-US"/>
          <w14:textFill>
            <w14:solidFill>
              <w14:srgbClr w14:val="000000"/>
            </w14:solidFill>
          </w14:textFill>
        </w:rPr>
        <w:t>. DISCUSSION</w:t>
      </w:r>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8fdtumh6z1rf" w:id="75"/>
      <w:bookmarkEnd w:id="75"/>
      <w:r>
        <w:rPr>
          <w:rFonts w:ascii="Times New Roman" w:hAnsi="Times New Roman"/>
          <w:b w:val="1"/>
          <w:bCs w:val="1"/>
          <w:outline w:val="0"/>
          <w:color w:val="000000"/>
          <w:sz w:val="20"/>
          <w:szCs w:val="20"/>
          <w:u w:color="000000"/>
          <w:rtl w:val="0"/>
          <w:lang w:val="en-US"/>
          <w14:textFill>
            <w14:solidFill>
              <w14:srgbClr w14:val="000000"/>
            </w14:solidFill>
          </w14:textFill>
        </w:rPr>
        <w:t>A</w:t>
      </w:r>
      <w:r>
        <w:rPr>
          <w:rFonts w:ascii="Times New Roman" w:hAnsi="Times New Roman"/>
          <w:b w:val="1"/>
          <w:bCs w:val="1"/>
          <w:outline w:val="0"/>
          <w:color w:val="000000"/>
          <w:sz w:val="20"/>
          <w:szCs w:val="20"/>
          <w:u w:color="000000"/>
          <w:rtl w:val="0"/>
          <w:lang w:val="en-US"/>
          <w14:textFill>
            <w14:solidFill>
              <w14:srgbClr w14:val="000000"/>
            </w14:solidFill>
          </w14:textFill>
        </w:rPr>
        <w:t>. Summary and interpretation of results</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In the present study, all three new neural models outperformed the published Random Forest and Logistic Regression baselines. Among these three, DANN-Trust appears to be the best overall model when accuracy, demographic fairness, and stability across retraining are considered together.</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 xml:space="preserve">Relative to the Random Forest, the ANN improved accuracy by 3.1 percentage points (pp), the CNN by 2.0 pp, and DANN-Trust by 1.6 pp. At the same time, the per-ethnicity accuracy gap decreased from 12.07 pp under the Random Forest to 4.97 pp for the CNN and 5.03 pp for DANN-Trust. The largest improvement occurred for South Asian speakers, whose mean accuracy increased from 66.6% under the Random Forest to 74.9% under the CNN and 75.2% under DANN-Trust. These results suggest that the approximately 71% accuracy reported in the original TIS study was not a ceiling imposed by the corpus, but was partly attributable to the model classes originally evaluated. The improvement of the neural models is also consistent with previous research showing that no single acoustic cue reliably characterizes vocal trustworthiness. Instead, trustworthy intent may depend on interactions among multiple acoustic features, which nonlinear models can capture more effectively than the published linear and tree-based baselines. </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 xml:space="preserve">However, mean accuracy and mean fairness alone could not distinguish the CNN from DANN-Trust. The two models achieved comparable mean accuracy, 75.4% and 75.0%, and nearly identical mean per-ethnicity gaps, 4.97 pp and 5.03 pp, respectively. A single-run evaluation, or even a comparison based only on seed-averaged performance, would therefore provide little reason to prefer one model over the other. </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The stability analysis breaks this tie.</w:t>
      </w:r>
      <w:r>
        <w:rPr>
          <w:rFonts w:ascii="Arial" w:hAnsi="Arial"/>
          <w:rtl w:val="0"/>
          <w:lang w:val="en-US"/>
        </w:rPr>
        <w:t xml:space="preserve"> </w:t>
      </w:r>
      <w:r>
        <w:rPr>
          <w:rFonts w:ascii="Times New Roman" w:hAnsi="Times New Roman"/>
          <w:sz w:val="20"/>
          <w:szCs w:val="20"/>
          <w:rtl w:val="0"/>
          <w:lang w:val="en-US"/>
        </w:rPr>
        <w:t>Across five random seeds, the seed-to-seed standard deviation of the fairness gap falls from 2.87pp under the CNN to 0.89pp under DANN-Trust. Thus, DANN-Trust achieved essentially the same average accuracy and fairness as the CNN while producing a substantially more consistent demographic performance profile across retraining. The CNN's 0.4 pp advantage in mean accuracy is minor relative to this difference in stability.</w:t>
      </w:r>
    </w:p>
    <w:p>
      <w:pPr>
        <w:pStyle w:val="Body"/>
        <w:spacing w:line="240" w:lineRule="auto"/>
        <w:ind w:firstLine="720"/>
      </w:pPr>
      <w:r>
        <w:rPr>
          <w:rFonts w:ascii="Times New Roman" w:hAnsi="Times New Roman"/>
          <w:sz w:val="20"/>
          <w:szCs w:val="20"/>
          <w:rtl w:val="0"/>
          <w:lang w:val="en-US"/>
        </w:rPr>
        <w:t>This result supports concerns in previous work that fairness cannot always be adequately characterized by a single training run or average performance alone. Two models may appear equivalent on average while differing substantially in how reliably they reproduce those outcomes. Under the broader evaluation framework used here, DANN-Trust is therefore the preferred model because it combines competitive accuracy and demographic balance with substantially greater stability across retraining. Our results are also consistent with the adversarial objective discouraging reliance on ethnicity-related information and thereby constraining the model toward more similar solutions across random initializations. However, the representation probe qualifies this interpretation: ethnicity remains recoverable from the DANN-Trust encoder. Thus, DANN-Trust does not eliminate demographic information.</w:t>
      </w:r>
    </w:p>
    <w:p>
      <w:pPr>
        <w:pStyle w:val="Body"/>
        <w:spacing w:line="240" w:lineRule="auto"/>
        <w:ind w:firstLine="720"/>
        <w:rPr>
          <w:rFonts w:ascii="Times New Roman" w:cs="Times New Roman" w:hAnsi="Times New Roman" w:eastAsia="Times New Roman"/>
          <w:sz w:val="20"/>
          <w:szCs w:val="20"/>
          <w:lang w:val="en-US"/>
        </w:rPr>
      </w:pPr>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b3t7s8bi1ux" w:id="76"/>
      <w:bookmarkEnd w:id="76"/>
      <w:r>
        <w:rPr>
          <w:rFonts w:ascii="Times New Roman" w:hAnsi="Times New Roman"/>
          <w:b w:val="1"/>
          <w:bCs w:val="1"/>
          <w:outline w:val="0"/>
          <w:color w:val="000000"/>
          <w:sz w:val="20"/>
          <w:szCs w:val="20"/>
          <w:u w:color="000000"/>
          <w:rtl w:val="0"/>
          <w:lang w:val="en-US"/>
          <w14:textFill>
            <w14:solidFill>
              <w14:srgbClr w14:val="000000"/>
            </w14:solidFill>
          </w14:textFill>
        </w:rPr>
        <w:t>B</w:t>
      </w:r>
      <w:r>
        <w:rPr>
          <w:rFonts w:ascii="Times New Roman" w:hAnsi="Times New Roman"/>
          <w:b w:val="1"/>
          <w:bCs w:val="1"/>
          <w:outline w:val="0"/>
          <w:color w:val="000000"/>
          <w:sz w:val="20"/>
          <w:szCs w:val="20"/>
          <w:u w:color="000000"/>
          <w:rtl w:val="0"/>
          <w:lang w:val="en-US"/>
          <w14:textFill>
            <w14:solidFill>
              <w14:srgbClr w14:val="000000"/>
            </w14:solidFill>
          </w14:textFill>
        </w:rPr>
        <w:t xml:space="preserve">. What does </w:t>
      </w:r>
      <w:r>
        <w:rPr>
          <w:rFonts w:ascii="Times New Roman" w:hAnsi="Times New Roman" w:hint="default"/>
          <w:b w:val="1"/>
          <w:bCs w:val="1"/>
          <w:outline w:val="0"/>
          <w:color w:val="000000"/>
          <w:sz w:val="20"/>
          <w:szCs w:val="20"/>
          <w:u w:color="000000"/>
          <w:rtl w:val="0"/>
          <w:lang w:val="en-US"/>
          <w14:textFill>
            <w14:solidFill>
              <w14:srgbClr w14:val="000000"/>
            </w14:solidFill>
          </w14:textFill>
        </w:rPr>
        <w:t>“</w:t>
      </w:r>
      <w:r>
        <w:rPr>
          <w:rFonts w:ascii="Times New Roman" w:hAnsi="Times New Roman"/>
          <w:b w:val="1"/>
          <w:bCs w:val="1"/>
          <w:outline w:val="0"/>
          <w:color w:val="000000"/>
          <w:sz w:val="20"/>
          <w:szCs w:val="20"/>
          <w:u w:color="000000"/>
          <w:rtl w:val="0"/>
          <w:lang w:val="en-US"/>
          <w14:textFill>
            <w14:solidFill>
              <w14:srgbClr w14:val="000000"/>
            </w14:solidFill>
          </w14:textFill>
        </w:rPr>
        <w:t>Fair</w:t>
      </w:r>
      <w:r>
        <w:rPr>
          <w:rFonts w:ascii="Times New Roman" w:hAnsi="Times New Roman" w:hint="default"/>
          <w:b w:val="1"/>
          <w:bCs w:val="1"/>
          <w:outline w:val="0"/>
          <w:color w:val="000000"/>
          <w:sz w:val="20"/>
          <w:szCs w:val="20"/>
          <w:u w:color="000000"/>
          <w:rtl w:val="0"/>
          <w:lang w:val="en-US"/>
          <w14:textFill>
            <w14:solidFill>
              <w14:srgbClr w14:val="000000"/>
            </w14:solidFill>
          </w14:textFill>
        </w:rPr>
        <w:t xml:space="preserve">” </w:t>
      </w:r>
      <w:r>
        <w:rPr>
          <w:rFonts w:ascii="Times New Roman" w:hAnsi="Times New Roman"/>
          <w:b w:val="1"/>
          <w:bCs w:val="1"/>
          <w:outline w:val="0"/>
          <w:color w:val="000000"/>
          <w:sz w:val="20"/>
          <w:szCs w:val="20"/>
          <w:u w:color="000000"/>
          <w:rtl w:val="0"/>
          <w:lang w:val="en-US"/>
          <w14:textFill>
            <w14:solidFill>
              <w14:srgbClr w14:val="000000"/>
            </w14:solidFill>
          </w14:textFill>
        </w:rPr>
        <w:t>means here?</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The frozen-encoder probe qualifies but does not overturn the conclusion that DANN-Trust is the best overall model. Speaker ethnicity remained recoverable from its representation at 53.7% accuracy, above the 33.3% chance rate. Adversarial training therefore reduced, but did not eliminate, demographic information. Accordingly, DANN-Trust should not be described as demographically invariant or universally fair. Rather, on the TIS Corpus and under the accuracy-gap metric used here, it produced one of the smallest per-ethnicity disparities and the most stable demographic performance across retraining. Its advantage lies not in completely removing ethnicity information, but in achieving a more reliable balance between accuracy and demographic performance.</w:t>
      </w:r>
    </w:p>
    <w:p>
      <w:pPr>
        <w:pStyle w:val="Subtitle"/>
        <w:spacing w:after="0"/>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bookmarkStart w:name="_headingh.bs73gnsdj2z6" w:id="77"/>
      <w:bookmarkEnd w:id="77"/>
      <w:r>
        <w:rPr>
          <w:rFonts w:ascii="Times New Roman" w:hAnsi="Times New Roman"/>
          <w:b w:val="1"/>
          <w:bCs w:val="1"/>
          <w:outline w:val="0"/>
          <w:color w:val="000000"/>
          <w:sz w:val="20"/>
          <w:szCs w:val="20"/>
          <w:u w:color="000000"/>
          <w:rtl w:val="0"/>
          <w:lang w:val="en-US"/>
          <w14:textFill>
            <w14:solidFill>
              <w14:srgbClr w14:val="000000"/>
            </w14:solidFill>
          </w14:textFill>
        </w:rPr>
        <w:t>C</w:t>
      </w:r>
      <w:r>
        <w:rPr>
          <w:rFonts w:ascii="Times New Roman" w:hAnsi="Times New Roman"/>
          <w:b w:val="1"/>
          <w:bCs w:val="1"/>
          <w:outline w:val="0"/>
          <w:color w:val="000000"/>
          <w:sz w:val="20"/>
          <w:szCs w:val="20"/>
          <w:u w:color="000000"/>
          <w:rtl w:val="0"/>
          <w:lang w:val="en-US"/>
          <w14:textFill>
            <w14:solidFill>
              <w14:srgbClr w14:val="000000"/>
            </w14:solidFill>
          </w14:textFill>
        </w:rPr>
        <w:t>. Limitations &amp; Future work</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 xml:space="preserve">Several limitations should guide the interpretation of these findings. First, each model was evaluated across only five random seeds. This was sufficient to reveal a substantial difference in stability between the CNN and DANN-Trust, but more seeds would provide a more precise estimate of the underlying variability. Second, the study used a single fixed train-test split. This design deliberately isolates variation caused by stochastic training but does not measure variation across different data partitions. Future work should therefore combine repeated seeds with repeated train-test splits. Third, the findings are limited to the TIS Corpus, which contains 1,152 utterances from speakers representing three ethnic groups. Some demographic cells contain relatively few speakers, limiting the precision of per-group estimates. Future work should use larger and more diverse datasets. Fourth, the fairness metric </w:t>
      </w:r>
      <w:r>
        <w:rPr>
          <w:rFonts w:ascii="Times New Roman" w:hAnsi="Times New Roman" w:hint="default"/>
          <w:sz w:val="20"/>
          <w:szCs w:val="20"/>
          <w:rtl w:val="0"/>
          <w:lang w:val="en-US"/>
        </w:rPr>
        <w:t xml:space="preserve">Δ </w:t>
      </w:r>
      <w:r>
        <w:rPr>
          <w:rFonts w:ascii="Times New Roman" w:hAnsi="Times New Roman"/>
          <w:sz w:val="20"/>
          <w:szCs w:val="20"/>
          <w:rtl w:val="0"/>
          <w:lang w:val="en-US"/>
        </w:rPr>
        <w:t>measures only the difference between the highest and lowest group accuracy. It does not capture differences in error types. The original TIS study, for example, reported that recall for trustworthy utterances under the Random Forest differed from 73% for White speakers to 61% for South Asian speakers [1, Tables 8</w:t>
      </w:r>
      <w:r>
        <w:rPr>
          <w:rFonts w:ascii="Times New Roman" w:hAnsi="Times New Roman" w:hint="default"/>
          <w:sz w:val="20"/>
          <w:szCs w:val="20"/>
          <w:rtl w:val="0"/>
          <w:lang w:val="en-US"/>
        </w:rPr>
        <w:t>–</w:t>
      </w:r>
      <w:r>
        <w:rPr>
          <w:rFonts w:ascii="Times New Roman" w:hAnsi="Times New Roman"/>
          <w:sz w:val="20"/>
          <w:szCs w:val="20"/>
          <w:rtl w:val="0"/>
          <w:lang w:val="en-US"/>
        </w:rPr>
        <w:t>9]. Future studies should therefore supplement accuracy gaps with per-group false-positive and false-negative rates and additional fairness metrics. Fifth, the present evaluation reports demographic performance by ethnicity only. Breakdowns by age group and sex, per-group error-type analysis, and an ablation isolating the gradient-reversal layer from the ethnicity-prediction head are left to future work.</w:t>
      </w:r>
    </w:p>
    <w:p>
      <w:pPr>
        <w:pStyle w:val="Body"/>
        <w:spacing w:line="240" w:lineRule="auto"/>
        <w:rPr>
          <w:rFonts w:ascii="Times New Roman" w:cs="Times New Roman" w:hAnsi="Times New Roman" w:eastAsia="Times New Roman"/>
          <w:b w:val="1"/>
          <w:bCs w:val="1"/>
          <w:sz w:val="20"/>
          <w:szCs w:val="20"/>
        </w:rPr>
      </w:pPr>
      <w:bookmarkStart w:name="_headingh.676yptrvxfdq" w:id="78"/>
      <w:bookmarkEnd w:id="78"/>
      <w:r>
        <w:rPr>
          <w:rFonts w:ascii="Times New Roman" w:hAnsi="Times New Roman"/>
          <w:b w:val="1"/>
          <w:bCs w:val="1"/>
          <w:sz w:val="20"/>
          <w:szCs w:val="20"/>
          <w:rtl w:val="0"/>
        </w:rPr>
        <w:t>V</w:t>
      </w:r>
      <w:r>
        <w:rPr>
          <w:rFonts w:ascii="Times New Roman" w:hAnsi="Times New Roman"/>
          <w:b w:val="1"/>
          <w:bCs w:val="1"/>
          <w:sz w:val="20"/>
          <w:szCs w:val="20"/>
          <w:rtl w:val="0"/>
        </w:rPr>
        <w:t>I. CONCLUSION</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This project set out to reduce a demographic disparity in voice-trust classification and found that much of it was not a property of the data at all. The accuracy ceiling reported for this corpus belonged to the model class rather than the data, and most of the demographic disparity disappeared once that ceiling was lifted, before any fairness objective was applied. Two models that an ordinary evaluation would treat as equivalent behaved very differently when each was retrained, where only the adversarial model behaved the same way twice. Among the models tested, DANN-Trust therefore provides the strongest foundation for future development: it matched the best conventional model on accuracy and demographic balance while producing substantially more stable outcomes across retraining.</w:t>
      </w:r>
    </w:p>
    <w:p>
      <w:pPr>
        <w:pStyle w:val="Body"/>
        <w:spacing w:line="240" w:lineRule="auto"/>
        <w:ind w:firstLine="720"/>
        <w:rPr>
          <w:rFonts w:ascii="Times New Roman" w:cs="Times New Roman" w:hAnsi="Times New Roman" w:eastAsia="Times New Roman"/>
          <w:sz w:val="20"/>
          <w:szCs w:val="20"/>
        </w:rPr>
      </w:pPr>
      <w:r>
        <w:rPr>
          <w:rFonts w:ascii="Times New Roman" w:hAnsi="Times New Roman"/>
          <w:sz w:val="20"/>
          <w:szCs w:val="20"/>
          <w:rtl w:val="0"/>
          <w:lang w:val="en-US"/>
        </w:rPr>
        <w:t>These findings carry two implications for speech-based AI. First, because the TIS Corpus labels speaker intent rather than listener perception, the observed performance differences across ethnic groups concern how speakers produce trustworthy intent, not how listeners judge their voices. Systems trained on listener perceptions risk treating shared expectations about how a trustworthy voice should sound as objective properties of the speaker. Modeling intent at the point of production therefore provides a useful alternative for studying demographic differences in socially meaningful speech. Second, future systems should account for demographic variation not only by auditing average performance across groups but also by evaluating whether those results remain reproducible when models are retrained.</w:t>
      </w:r>
    </w:p>
    <w:p>
      <w:pPr>
        <w:pStyle w:val="Body"/>
        <w:spacing w:line="240" w:lineRule="auto"/>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de-DE"/>
        </w:rPr>
        <w:t>REFERENCES</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[1] J. Kreiman and D. Sidtis, </w:t>
      </w:r>
      <w:r>
        <w:rPr>
          <w:rFonts w:ascii="Times New Roman" w:hAnsi="Times New Roman"/>
          <w:i w:val="1"/>
          <w:iCs w:val="1"/>
          <w:sz w:val="20"/>
          <w:szCs w:val="20"/>
          <w:rtl w:val="0"/>
          <w:lang w:val="en-US"/>
        </w:rPr>
        <w:t>Foundations of Voice Studies: An Interdisciplinary Approach to Voice Production and Perception</w:t>
      </w:r>
      <w:r>
        <w:rPr>
          <w:rFonts w:ascii="Times New Roman" w:hAnsi="Times New Roman"/>
          <w:sz w:val="20"/>
          <w:szCs w:val="20"/>
          <w:rtl w:val="0"/>
          <w:lang w:val="en-US"/>
        </w:rPr>
        <w:t>. Wiley, 2011.</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 M. Latinus and P. Belin, "Human voice perception," </w:t>
      </w:r>
      <w:r>
        <w:rPr>
          <w:rFonts w:ascii="Times New Roman" w:hAnsi="Times New Roman"/>
          <w:i w:val="1"/>
          <w:iCs w:val="1"/>
          <w:sz w:val="20"/>
          <w:szCs w:val="20"/>
          <w:rtl w:val="0"/>
        </w:rPr>
        <w:t>Current Biology</w:t>
      </w:r>
      <w:r>
        <w:rPr>
          <w:rFonts w:ascii="Times New Roman" w:hAnsi="Times New Roman"/>
          <w:sz w:val="20"/>
          <w:szCs w:val="20"/>
          <w:rtl w:val="0"/>
          <w:lang w:val="it-IT"/>
        </w:rPr>
        <w:t>, vol. 21, no. 4, pp. R143</w:t>
      </w:r>
      <w:r>
        <w:rPr>
          <w:rFonts w:ascii="Times New Roman" w:hAnsi="Times New Roman" w:hint="default"/>
          <w:sz w:val="20"/>
          <w:szCs w:val="20"/>
          <w:rtl w:val="0"/>
          <w:lang w:val="en-US"/>
        </w:rPr>
        <w:t>–</w:t>
      </w:r>
      <w:r>
        <w:rPr>
          <w:rFonts w:ascii="Times New Roman" w:hAnsi="Times New Roman"/>
          <w:sz w:val="20"/>
          <w:szCs w:val="20"/>
          <w:rtl w:val="0"/>
        </w:rPr>
        <w:t>R145, 2011.</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[3] P. McAleer, A. Todorov, and P. Belin, "How do you say 'hello'? Personality impressions from brief novel voices," </w:t>
      </w:r>
      <w:r>
        <w:rPr>
          <w:rFonts w:ascii="Times New Roman" w:hAnsi="Times New Roman"/>
          <w:i w:val="1"/>
          <w:iCs w:val="1"/>
          <w:sz w:val="20"/>
          <w:szCs w:val="20"/>
          <w:rtl w:val="0"/>
          <w:lang w:val="de-DE"/>
        </w:rPr>
        <w:t>PLoS ONE</w:t>
      </w:r>
      <w:r>
        <w:rPr>
          <w:rFonts w:ascii="Times New Roman" w:hAnsi="Times New Roman"/>
          <w:sz w:val="20"/>
          <w:szCs w:val="20"/>
          <w:rtl w:val="0"/>
          <w:lang w:val="it-IT"/>
        </w:rPr>
        <w:t>, vol. 9, no. 3, e90779, 2014.</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[4] P. Belin, B. Boehme, and P. McAleer, "The sound of trustworthiness: Acoustic-based modulation of perceived voice personality," </w:t>
      </w:r>
      <w:r>
        <w:rPr>
          <w:rFonts w:ascii="Times New Roman" w:hAnsi="Times New Roman"/>
          <w:i w:val="1"/>
          <w:iCs w:val="1"/>
          <w:sz w:val="20"/>
          <w:szCs w:val="20"/>
          <w:rtl w:val="0"/>
          <w:lang w:val="de-DE"/>
        </w:rPr>
        <w:t>PLoS ONE</w:t>
      </w:r>
      <w:r>
        <w:rPr>
          <w:rFonts w:ascii="Times New Roman" w:hAnsi="Times New Roman"/>
          <w:sz w:val="20"/>
          <w:szCs w:val="20"/>
          <w:rtl w:val="0"/>
          <w:lang w:val="pt-PT"/>
        </w:rPr>
        <w:t>, vol. 12, no. 10, e0185651, 2017, doi: 10.1371/journal.pone.0185651.</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[5] T. Purnell, W. Idsardi, and J. Baugh, "Perceptual and phonetic experiments on American English dialect identification," </w:t>
      </w:r>
      <w:r>
        <w:rPr>
          <w:rFonts w:ascii="Times New Roman" w:hAnsi="Times New Roman"/>
          <w:i w:val="1"/>
          <w:iCs w:val="1"/>
          <w:sz w:val="20"/>
          <w:szCs w:val="20"/>
          <w:rtl w:val="0"/>
          <w:lang w:val="en-US"/>
        </w:rPr>
        <w:t>Journal of Language and Social Psychology</w:t>
      </w:r>
      <w:r>
        <w:rPr>
          <w:rFonts w:ascii="Times New Roman" w:hAnsi="Times New Roman"/>
          <w:sz w:val="20"/>
          <w:szCs w:val="20"/>
          <w:rtl w:val="0"/>
          <w:lang w:val="it-IT"/>
        </w:rPr>
        <w:t>, vol. 18, no. 1, pp. 10</w:t>
      </w:r>
      <w:r>
        <w:rPr>
          <w:rFonts w:ascii="Times New Roman" w:hAnsi="Times New Roman" w:hint="default"/>
          <w:sz w:val="20"/>
          <w:szCs w:val="20"/>
          <w:rtl w:val="0"/>
          <w:lang w:val="en-US"/>
        </w:rPr>
        <w:t>–</w:t>
      </w:r>
      <w:r>
        <w:rPr>
          <w:rFonts w:ascii="Times New Roman" w:hAnsi="Times New Roman"/>
          <w:sz w:val="20"/>
          <w:szCs w:val="20"/>
          <w:rtl w:val="0"/>
          <w:lang w:val="pt-PT"/>
        </w:rPr>
        <w:t>30, 1999.</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[6] C. Maltezou-Papastylianou, R. Scherer, and S. Paulmann, "How do voice acoustics affect the perceived trustworthiness of a speaker? A systematic review," </w:t>
      </w:r>
      <w:r>
        <w:rPr>
          <w:rFonts w:ascii="Times New Roman" w:hAnsi="Times New Roman"/>
          <w:i w:val="1"/>
          <w:iCs w:val="1"/>
          <w:sz w:val="20"/>
          <w:szCs w:val="20"/>
          <w:rtl w:val="0"/>
          <w:lang w:val="en-US"/>
        </w:rPr>
        <w:t>Frontiers in Psychology</w:t>
      </w:r>
      <w:r>
        <w:rPr>
          <w:rFonts w:ascii="Times New Roman" w:hAnsi="Times New Roman"/>
          <w:sz w:val="20"/>
          <w:szCs w:val="20"/>
          <w:rtl w:val="0"/>
        </w:rPr>
        <w:t>, vol. 16, 2025.</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[7] A. Koenecke, A. Nam, E. Lake, J. Nudell, M. Quartey, Z. Mengesha, C. Toups, J. R. Rickford, D. Jurafsky, and S. Goel, "Racial disparities in automated speech recognition," </w:t>
      </w:r>
      <w:r>
        <w:rPr>
          <w:rFonts w:ascii="Times New Roman" w:hAnsi="Times New Roman"/>
          <w:i w:val="1"/>
          <w:iCs w:val="1"/>
          <w:sz w:val="20"/>
          <w:szCs w:val="20"/>
          <w:rtl w:val="0"/>
        </w:rPr>
        <w:t>PNAS</w:t>
      </w:r>
      <w:r>
        <w:rPr>
          <w:rFonts w:ascii="Times New Roman" w:hAnsi="Times New Roman"/>
          <w:sz w:val="20"/>
          <w:szCs w:val="20"/>
          <w:rtl w:val="0"/>
          <w:lang w:val="pt-PT"/>
        </w:rPr>
        <w:t>, vol. 117, no. 14, pp. 7684</w:t>
      </w:r>
      <w:r>
        <w:rPr>
          <w:rFonts w:ascii="Times New Roman" w:hAnsi="Times New Roman" w:hint="default"/>
          <w:sz w:val="20"/>
          <w:szCs w:val="20"/>
          <w:rtl w:val="0"/>
          <w:lang w:val="en-US"/>
        </w:rPr>
        <w:t>–</w:t>
      </w:r>
      <w:r>
        <w:rPr>
          <w:rFonts w:ascii="Times New Roman" w:hAnsi="Times New Roman"/>
          <w:sz w:val="20"/>
          <w:szCs w:val="20"/>
          <w:rtl w:val="0"/>
        </w:rPr>
        <w:t>7689, 2020.</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nl-NL"/>
        </w:rPr>
        <w:t xml:space="preserve">[8] N. N. Oosterhof and A. Todorov, "The functional basis of face evaluation," </w:t>
      </w:r>
      <w:r>
        <w:rPr>
          <w:rFonts w:ascii="Times New Roman" w:hAnsi="Times New Roman"/>
          <w:i w:val="1"/>
          <w:iCs w:val="1"/>
          <w:sz w:val="20"/>
          <w:szCs w:val="20"/>
          <w:rtl w:val="0"/>
        </w:rPr>
        <w:t>PNAS</w:t>
      </w:r>
      <w:r>
        <w:rPr>
          <w:rFonts w:ascii="Times New Roman" w:hAnsi="Times New Roman"/>
          <w:sz w:val="20"/>
          <w:szCs w:val="20"/>
          <w:rtl w:val="0"/>
          <w:lang w:val="pt-PT"/>
        </w:rPr>
        <w:t>, vol. 105, no. 32, pp. 11087</w:t>
      </w:r>
      <w:r>
        <w:rPr>
          <w:rFonts w:ascii="Times New Roman" w:hAnsi="Times New Roman" w:hint="default"/>
          <w:sz w:val="20"/>
          <w:szCs w:val="20"/>
          <w:rtl w:val="0"/>
          <w:lang w:val="en-US"/>
        </w:rPr>
        <w:t>–</w:t>
      </w:r>
      <w:r>
        <w:rPr>
          <w:rFonts w:ascii="Times New Roman" w:hAnsi="Times New Roman"/>
          <w:sz w:val="20"/>
          <w:szCs w:val="20"/>
          <w:rtl w:val="0"/>
        </w:rPr>
        <w:t>11092, 2008.</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[9] Belin, P., Bestelmeyer, P.E.G., Latinus, M. and Watson, R. (2011), Understanding Voice Perception. British Journal of Psychology, 102: 711-725. https://doi.org/10.1111/j.2044-8295.2011.02041.x</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[10] E. Ponsot, J. J. Burred, P. Belin, and J.-J. Aucouturier, "Cracking the social code of speech prosody using reverse correlation," </w:t>
      </w:r>
      <w:r>
        <w:rPr>
          <w:rFonts w:ascii="Times New Roman" w:hAnsi="Times New Roman"/>
          <w:i w:val="1"/>
          <w:iCs w:val="1"/>
          <w:sz w:val="20"/>
          <w:szCs w:val="20"/>
          <w:rtl w:val="0"/>
        </w:rPr>
        <w:t>PNAS</w:t>
      </w:r>
      <w:r>
        <w:rPr>
          <w:rFonts w:ascii="Times New Roman" w:hAnsi="Times New Roman"/>
          <w:sz w:val="20"/>
          <w:szCs w:val="20"/>
          <w:rtl w:val="0"/>
          <w:lang w:val="pt-PT"/>
        </w:rPr>
        <w:t>, vol. 115, no. 15, pp. 3972</w:t>
      </w:r>
      <w:r>
        <w:rPr>
          <w:rFonts w:ascii="Times New Roman" w:hAnsi="Times New Roman" w:hint="default"/>
          <w:sz w:val="20"/>
          <w:szCs w:val="20"/>
          <w:rtl w:val="0"/>
          <w:lang w:val="en-US"/>
        </w:rPr>
        <w:t>–</w:t>
      </w:r>
      <w:r>
        <w:rPr>
          <w:rFonts w:ascii="Times New Roman" w:hAnsi="Times New Roman"/>
          <w:sz w:val="20"/>
          <w:szCs w:val="20"/>
          <w:rtl w:val="0"/>
        </w:rPr>
        <w:t>3977, 2018.</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[11] M. S. Tsantani, P. Belin, H. M. Paterson, and P. McAleer, "Low vocal pitch preference drives first impressions irrespective of context in male voices but not in female voices," </w:t>
      </w:r>
      <w:r>
        <w:rPr>
          <w:rFonts w:ascii="Times New Roman" w:hAnsi="Times New Roman"/>
          <w:i w:val="1"/>
          <w:iCs w:val="1"/>
          <w:sz w:val="20"/>
          <w:szCs w:val="20"/>
          <w:rtl w:val="0"/>
          <w:lang w:val="en-US"/>
        </w:rPr>
        <w:t>Perception</w:t>
      </w:r>
      <w:r>
        <w:rPr>
          <w:rFonts w:ascii="Times New Roman" w:hAnsi="Times New Roman"/>
          <w:sz w:val="20"/>
          <w:szCs w:val="20"/>
          <w:rtl w:val="0"/>
          <w:lang w:val="pt-PT"/>
        </w:rPr>
        <w:t>, vol. 45, no. 8, pp. 946</w:t>
      </w:r>
      <w:r>
        <w:rPr>
          <w:rFonts w:ascii="Times New Roman" w:hAnsi="Times New Roman" w:hint="default"/>
          <w:sz w:val="20"/>
          <w:szCs w:val="20"/>
          <w:rtl w:val="0"/>
          <w:lang w:val="en-US"/>
        </w:rPr>
        <w:t>–</w:t>
      </w:r>
      <w:r>
        <w:rPr>
          <w:rFonts w:ascii="Times New Roman" w:hAnsi="Times New Roman"/>
          <w:sz w:val="20"/>
          <w:szCs w:val="20"/>
          <w:rtl w:val="0"/>
        </w:rPr>
        <w:t>963, 2016.</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[12] A. Oleszkiewicz, K. Pisanski, K. Lachowicz-Tabaczek, and A. Sorokowska, "Voice-based assessments of trustworthiness, competence, and warmth in blind and sighted adults," </w:t>
      </w:r>
      <w:r>
        <w:rPr>
          <w:rFonts w:ascii="Times New Roman" w:hAnsi="Times New Roman"/>
          <w:i w:val="1"/>
          <w:iCs w:val="1"/>
          <w:sz w:val="20"/>
          <w:szCs w:val="20"/>
          <w:rtl w:val="0"/>
          <w:lang w:val="en-US"/>
        </w:rPr>
        <w:t>Psychonomic Bulletin &amp; Review</w:t>
      </w:r>
      <w:r>
        <w:rPr>
          <w:rFonts w:ascii="Times New Roman" w:hAnsi="Times New Roman"/>
          <w:sz w:val="20"/>
          <w:szCs w:val="20"/>
          <w:rtl w:val="0"/>
          <w:lang w:val="pt-PT"/>
        </w:rPr>
        <w:t>, vol. 24, no. 3, pp. 856</w:t>
      </w:r>
      <w:r>
        <w:rPr>
          <w:rFonts w:ascii="Times New Roman" w:hAnsi="Times New Roman" w:hint="default"/>
          <w:sz w:val="20"/>
          <w:szCs w:val="20"/>
          <w:rtl w:val="0"/>
          <w:lang w:val="en-US"/>
        </w:rPr>
        <w:t>–</w:t>
      </w:r>
      <w:r>
        <w:rPr>
          <w:rFonts w:ascii="Times New Roman" w:hAnsi="Times New Roman"/>
          <w:sz w:val="20"/>
          <w:szCs w:val="20"/>
          <w:rtl w:val="0"/>
        </w:rPr>
        <w:t>862, 2017.</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[13] A. Schirmer, M. H. Chiu, C. Lo, Y.-J. Feng, and T. B. Penney, "Angry, old, male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and trustworthy? How expressive and person voice characteristics shape listener trust," </w:t>
      </w:r>
      <w:r>
        <w:rPr>
          <w:rFonts w:ascii="Times New Roman" w:hAnsi="Times New Roman"/>
          <w:i w:val="1"/>
          <w:iCs w:val="1"/>
          <w:sz w:val="20"/>
          <w:szCs w:val="20"/>
          <w:rtl w:val="0"/>
          <w:lang w:val="de-DE"/>
        </w:rPr>
        <w:t>PLoS ONE</w:t>
      </w:r>
      <w:r>
        <w:rPr>
          <w:rFonts w:ascii="Times New Roman" w:hAnsi="Times New Roman"/>
          <w:sz w:val="20"/>
          <w:szCs w:val="20"/>
          <w:rtl w:val="0"/>
        </w:rPr>
        <w:t>, vol. 15, no. 5, e0232431, 2020.</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[14] C. A. Klofstad, R. C. Anderson, and S. Peters, "Sounds like a winner: Voice pitch influences perception of leadership capacity in both men and women," </w:t>
      </w:r>
      <w:r>
        <w:rPr>
          <w:rFonts w:ascii="Times New Roman" w:hAnsi="Times New Roman"/>
          <w:i w:val="1"/>
          <w:iCs w:val="1"/>
          <w:sz w:val="20"/>
          <w:szCs w:val="20"/>
          <w:rtl w:val="0"/>
          <w:lang w:val="en-US"/>
        </w:rPr>
        <w:t>Proceedings of the Royal Society B</w:t>
      </w:r>
      <w:r>
        <w:rPr>
          <w:rFonts w:ascii="Times New Roman" w:hAnsi="Times New Roman"/>
          <w:sz w:val="20"/>
          <w:szCs w:val="20"/>
          <w:rtl w:val="0"/>
        </w:rPr>
        <w:t>, vol. 279, no. 1738, pp. 2698</w:t>
      </w:r>
      <w:r>
        <w:rPr>
          <w:rFonts w:ascii="Times New Roman" w:hAnsi="Times New Roman" w:hint="default"/>
          <w:sz w:val="20"/>
          <w:szCs w:val="20"/>
          <w:rtl w:val="0"/>
          <w:lang w:val="en-US"/>
        </w:rPr>
        <w:t>–</w:t>
      </w:r>
      <w:r>
        <w:rPr>
          <w:rFonts w:ascii="Times New Roman" w:hAnsi="Times New Roman"/>
          <w:sz w:val="20"/>
          <w:szCs w:val="20"/>
          <w:rtl w:val="0"/>
        </w:rPr>
        <w:t>2704, 2012.</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[15] D. A. Puts, C. R. Hodges, R. A. C</w:t>
      </w:r>
      <w:r>
        <w:rPr>
          <w:rFonts w:ascii="Times New Roman" w:hAnsi="Times New Roman" w:hint="default"/>
          <w:sz w:val="20"/>
          <w:szCs w:val="20"/>
          <w:rtl w:val="0"/>
          <w:lang w:val="en-US"/>
        </w:rPr>
        <w:t>á</w:t>
      </w:r>
      <w:r>
        <w:rPr>
          <w:rFonts w:ascii="Times New Roman" w:hAnsi="Times New Roman"/>
          <w:sz w:val="20"/>
          <w:szCs w:val="20"/>
          <w:rtl w:val="0"/>
          <w:lang w:val="en-US"/>
        </w:rPr>
        <w:t xml:space="preserve">rdenas, and S. J. C. Gaulin, "Men's voices as dominance signals: vocal fundamental and formant frequencies influence dominance attributions among men," </w:t>
      </w:r>
      <w:r>
        <w:rPr>
          <w:rFonts w:ascii="Times New Roman" w:hAnsi="Times New Roman"/>
          <w:i w:val="1"/>
          <w:iCs w:val="1"/>
          <w:sz w:val="20"/>
          <w:szCs w:val="20"/>
          <w:rtl w:val="0"/>
          <w:lang w:val="en-US"/>
        </w:rPr>
        <w:t>Evolution and Human Behavior</w:t>
      </w:r>
      <w:r>
        <w:rPr>
          <w:rFonts w:ascii="Times New Roman" w:hAnsi="Times New Roman"/>
          <w:sz w:val="20"/>
          <w:szCs w:val="20"/>
          <w:rtl w:val="0"/>
          <w:lang w:val="pt-PT"/>
        </w:rPr>
        <w:t>, vol. 28, no. 5, pp. 340</w:t>
      </w:r>
      <w:r>
        <w:rPr>
          <w:rFonts w:ascii="Times New Roman" w:hAnsi="Times New Roman" w:hint="default"/>
          <w:sz w:val="20"/>
          <w:szCs w:val="20"/>
          <w:rtl w:val="0"/>
          <w:lang w:val="en-US"/>
        </w:rPr>
        <w:t>–</w:t>
      </w:r>
      <w:r>
        <w:rPr>
          <w:rFonts w:ascii="Times New Roman" w:hAnsi="Times New Roman"/>
          <w:sz w:val="20"/>
          <w:szCs w:val="20"/>
          <w:rtl w:val="0"/>
        </w:rPr>
        <w:t>344, 2007.</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[16] C. T. Ferrand, "Harmonics-to-noise ratio: an index of vocal aging," </w:t>
      </w:r>
      <w:r>
        <w:rPr>
          <w:rFonts w:ascii="Times New Roman" w:hAnsi="Times New Roman"/>
          <w:i w:val="1"/>
          <w:iCs w:val="1"/>
          <w:sz w:val="20"/>
          <w:szCs w:val="20"/>
          <w:rtl w:val="0"/>
          <w:lang w:val="en-US"/>
        </w:rPr>
        <w:t>Journal of Voice</w:t>
      </w:r>
      <w:r>
        <w:rPr>
          <w:rFonts w:ascii="Times New Roman" w:hAnsi="Times New Roman"/>
          <w:sz w:val="20"/>
          <w:szCs w:val="20"/>
          <w:rtl w:val="0"/>
          <w:lang w:val="pt-PT"/>
        </w:rPr>
        <w:t>, vol. 16, no. 4, pp. 480</w:t>
      </w:r>
      <w:r>
        <w:rPr>
          <w:rFonts w:ascii="Times New Roman" w:hAnsi="Times New Roman" w:hint="default"/>
          <w:sz w:val="20"/>
          <w:szCs w:val="20"/>
          <w:rtl w:val="0"/>
          <w:lang w:val="en-US"/>
        </w:rPr>
        <w:t>–</w:t>
      </w:r>
      <w:r>
        <w:rPr>
          <w:rFonts w:ascii="Times New Roman" w:hAnsi="Times New Roman"/>
          <w:sz w:val="20"/>
          <w:szCs w:val="20"/>
          <w:rtl w:val="0"/>
        </w:rPr>
        <w:t>487, 2002.</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[17] C. Baus, P. McAleer, K. Marcoux, P. Belin, and A. Costa, "Forming social impressions from voices in native and foreign languages," </w:t>
      </w:r>
      <w:r>
        <w:rPr>
          <w:rFonts w:ascii="Times New Roman" w:hAnsi="Times New Roman"/>
          <w:i w:val="1"/>
          <w:iCs w:val="1"/>
          <w:sz w:val="20"/>
          <w:szCs w:val="20"/>
          <w:rtl w:val="0"/>
          <w:lang w:val="en-US"/>
        </w:rPr>
        <w:t>Scientific Reports</w:t>
      </w:r>
      <w:r>
        <w:rPr>
          <w:rFonts w:ascii="Times New Roman" w:hAnsi="Times New Roman"/>
          <w:sz w:val="20"/>
          <w:szCs w:val="20"/>
          <w:rtl w:val="0"/>
          <w:lang w:val="pt-PT"/>
        </w:rPr>
        <w:t>, vol. 9, art. 414, 2019.</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de-DE"/>
        </w:rPr>
        <w:t xml:space="preserve">[18] B. Schuller et al., "The INTERSPEECH 2012 Speaker Trait Challenge," in </w:t>
      </w:r>
      <w:r>
        <w:rPr>
          <w:rFonts w:ascii="Times New Roman" w:hAnsi="Times New Roman"/>
          <w:i w:val="1"/>
          <w:iCs w:val="1"/>
          <w:sz w:val="20"/>
          <w:szCs w:val="20"/>
          <w:rtl w:val="0"/>
          <w:lang w:val="de-DE"/>
        </w:rPr>
        <w:t>Proc. INTERSPEECH</w:t>
      </w:r>
      <w:r>
        <w:rPr>
          <w:rFonts w:ascii="Times New Roman" w:hAnsi="Times New Roman"/>
          <w:sz w:val="20"/>
          <w:szCs w:val="20"/>
          <w:rtl w:val="0"/>
        </w:rPr>
        <w:t>, 2012.</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[19] B. Schuller et al., "A survey on perceived speaker traits: Personality, likability, pathology, and the first challenge," </w:t>
      </w:r>
      <w:r>
        <w:rPr>
          <w:rFonts w:ascii="Times New Roman" w:hAnsi="Times New Roman"/>
          <w:i w:val="1"/>
          <w:iCs w:val="1"/>
          <w:sz w:val="20"/>
          <w:szCs w:val="20"/>
          <w:rtl w:val="0"/>
          <w:lang w:val="en-US"/>
        </w:rPr>
        <w:t>Computer Speech and Language</w:t>
      </w:r>
      <w:r>
        <w:rPr>
          <w:rFonts w:ascii="Times New Roman" w:hAnsi="Times New Roman"/>
          <w:sz w:val="20"/>
          <w:szCs w:val="20"/>
          <w:rtl w:val="0"/>
          <w:lang w:val="it-IT"/>
        </w:rPr>
        <w:t>, vol. 29, no. 1, pp. 100</w:t>
      </w:r>
      <w:r>
        <w:rPr>
          <w:rFonts w:ascii="Times New Roman" w:hAnsi="Times New Roman" w:hint="default"/>
          <w:sz w:val="20"/>
          <w:szCs w:val="20"/>
          <w:rtl w:val="0"/>
          <w:lang w:val="en-US"/>
        </w:rPr>
        <w:t>–</w:t>
      </w:r>
      <w:r>
        <w:rPr>
          <w:rFonts w:ascii="Times New Roman" w:hAnsi="Times New Roman"/>
          <w:sz w:val="20"/>
          <w:szCs w:val="20"/>
          <w:rtl w:val="0"/>
        </w:rPr>
        <w:t>131, 2015.</w:t>
      </w:r>
    </w:p>
    <w:p>
      <w:pPr>
        <w:pStyle w:val="Body"/>
        <w:spacing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[20] C. Maltezou-Papastylianou, R. Scherer, and S. Paulmann, "Human voices communicating trustworthy intent: a demographically diverse speech audio dataset," </w:t>
      </w:r>
      <w:r>
        <w:rPr>
          <w:rFonts w:ascii="Times New Roman" w:hAnsi="Times New Roman"/>
          <w:i w:val="1"/>
          <w:iCs w:val="1"/>
          <w:sz w:val="20"/>
          <w:szCs w:val="20"/>
          <w:rtl w:val="0"/>
          <w:lang w:val="en-US"/>
        </w:rPr>
        <w:t>Scientific Data</w:t>
      </w:r>
      <w:r>
        <w:rPr>
          <w:rFonts w:ascii="Times New Roman" w:hAnsi="Times New Roman"/>
          <w:sz w:val="20"/>
          <w:szCs w:val="20"/>
          <w:rtl w:val="0"/>
          <w:lang w:val="pt-PT"/>
        </w:rPr>
        <w:t>, vol. 12, art. 921, 2025, doi: 10.1038/s41597-025-05267-3.</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[21] C. Maltezou-Papastylianou, R. Scherer, and S. Paulmann, "Trustworthy Intent in Speech (TIS) Corpora Dataset," Open Science Framework, 2024, doi: 10.17605/OSF.IO/45D8J.</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[22] R. Tatman, "Gender and dialect bias in YouTube's automatic captions," in </w:t>
      </w:r>
      <w:r>
        <w:rPr>
          <w:rFonts w:ascii="Times New Roman" w:hAnsi="Times New Roman"/>
          <w:i w:val="1"/>
          <w:iCs w:val="1"/>
          <w:sz w:val="20"/>
          <w:szCs w:val="20"/>
          <w:rtl w:val="0"/>
          <w:lang w:val="en-US"/>
        </w:rPr>
        <w:t>Proc. First ACL Workshop on Ethics in NLP</w:t>
      </w:r>
      <w:r>
        <w:rPr>
          <w:rFonts w:ascii="Times New Roman" w:hAnsi="Times New Roman"/>
          <w:sz w:val="20"/>
          <w:szCs w:val="20"/>
          <w:rtl w:val="0"/>
        </w:rPr>
        <w:t>, 2017, pp. 53</w:t>
      </w:r>
      <w:r>
        <w:rPr>
          <w:rFonts w:ascii="Times New Roman" w:hAnsi="Times New Roman" w:hint="default"/>
          <w:sz w:val="20"/>
          <w:szCs w:val="20"/>
          <w:rtl w:val="0"/>
          <w:lang w:val="en-US"/>
        </w:rPr>
        <w:t>–</w:t>
      </w:r>
      <w:r>
        <w:rPr>
          <w:rFonts w:ascii="Times New Roman" w:hAnsi="Times New Roman"/>
          <w:sz w:val="20"/>
          <w:szCs w:val="20"/>
          <w:rtl w:val="0"/>
        </w:rPr>
        <w:t>59.</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[23] M. Sap, D. Card, S. Gabriel, Y. Choi, and N. A. Smith, "The risk of racial bias in hate speech detection," in </w:t>
      </w:r>
      <w:r>
        <w:rPr>
          <w:rFonts w:ascii="Times New Roman" w:hAnsi="Times New Roman"/>
          <w:i w:val="1"/>
          <w:iCs w:val="1"/>
          <w:sz w:val="20"/>
          <w:szCs w:val="20"/>
          <w:rtl w:val="0"/>
        </w:rPr>
        <w:t>Proc. ACL</w:t>
      </w:r>
      <w:r>
        <w:rPr>
          <w:rFonts w:ascii="Times New Roman" w:hAnsi="Times New Roman"/>
          <w:sz w:val="20"/>
          <w:szCs w:val="20"/>
          <w:rtl w:val="0"/>
        </w:rPr>
        <w:t>, 2019, pp. 1668</w:t>
      </w:r>
      <w:r>
        <w:rPr>
          <w:rFonts w:ascii="Times New Roman" w:hAnsi="Times New Roman" w:hint="default"/>
          <w:sz w:val="20"/>
          <w:szCs w:val="20"/>
          <w:rtl w:val="0"/>
          <w:lang w:val="en-US"/>
        </w:rPr>
        <w:t>–</w:t>
      </w:r>
      <w:r>
        <w:rPr>
          <w:rFonts w:ascii="Times New Roman" w:hAnsi="Times New Roman"/>
          <w:sz w:val="20"/>
          <w:szCs w:val="20"/>
          <w:rtl w:val="0"/>
        </w:rPr>
        <w:t>1678.</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[24] L. Taylor and K. S. Rommelfanger, "Mitigating white Western individualistic bias and creating more inclusive neuroscience," </w:t>
      </w:r>
      <w:r>
        <w:rPr>
          <w:rFonts w:ascii="Times New Roman" w:hAnsi="Times New Roman"/>
          <w:i w:val="1"/>
          <w:iCs w:val="1"/>
          <w:sz w:val="20"/>
          <w:szCs w:val="20"/>
          <w:rtl w:val="0"/>
          <w:lang w:val="en-US"/>
        </w:rPr>
        <w:t>Nature Reviews Neuroscience</w:t>
      </w:r>
      <w:r>
        <w:rPr>
          <w:rFonts w:ascii="Times New Roman" w:hAnsi="Times New Roman"/>
          <w:sz w:val="20"/>
          <w:szCs w:val="20"/>
          <w:rtl w:val="0"/>
          <w:lang w:val="pt-PT"/>
        </w:rPr>
        <w:t>, vol. 23, no. 7, pp. 389</w:t>
      </w:r>
      <w:r>
        <w:rPr>
          <w:rFonts w:ascii="Times New Roman" w:hAnsi="Times New Roman" w:hint="default"/>
          <w:sz w:val="20"/>
          <w:szCs w:val="20"/>
          <w:rtl w:val="0"/>
          <w:lang w:val="en-US"/>
        </w:rPr>
        <w:t>–</w:t>
      </w:r>
      <w:r>
        <w:rPr>
          <w:rFonts w:ascii="Times New Roman" w:hAnsi="Times New Roman"/>
          <w:sz w:val="20"/>
          <w:szCs w:val="20"/>
          <w:rtl w:val="0"/>
        </w:rPr>
        <w:t>390, 2022.</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[25] M. Hardt, E. Price, and N. Srebro, "Equality of opportunity in supervised learning," in </w:t>
      </w:r>
      <w:r>
        <w:rPr>
          <w:rFonts w:ascii="Times New Roman" w:hAnsi="Times New Roman"/>
          <w:i w:val="1"/>
          <w:iCs w:val="1"/>
          <w:sz w:val="20"/>
          <w:szCs w:val="20"/>
          <w:rtl w:val="0"/>
          <w:lang w:val="pt-PT"/>
        </w:rPr>
        <w:t>Proc. NeurIPS</w:t>
      </w:r>
      <w:r>
        <w:rPr>
          <w:rFonts w:ascii="Times New Roman" w:hAnsi="Times New Roman"/>
          <w:sz w:val="20"/>
          <w:szCs w:val="20"/>
          <w:rtl w:val="0"/>
        </w:rPr>
        <w:t>, 2016, pp. 3315</w:t>
      </w:r>
      <w:r>
        <w:rPr>
          <w:rFonts w:ascii="Times New Roman" w:hAnsi="Times New Roman" w:hint="default"/>
          <w:sz w:val="20"/>
          <w:szCs w:val="20"/>
          <w:rtl w:val="0"/>
          <w:lang w:val="en-US"/>
        </w:rPr>
        <w:t>–</w:t>
      </w:r>
      <w:r>
        <w:rPr>
          <w:rFonts w:ascii="Times New Roman" w:hAnsi="Times New Roman"/>
          <w:sz w:val="20"/>
          <w:szCs w:val="20"/>
          <w:rtl w:val="0"/>
        </w:rPr>
        <w:t>3323.</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[26] Y. Ganin, E. Ustinova, H. Ajakan, P. Germain, H. Larochelle, F. Laviolette, M. Marchand, and V. Lempitsky, "Domain-adversarial training of neural networks," </w:t>
      </w:r>
      <w:r>
        <w:rPr>
          <w:rFonts w:ascii="Times New Roman" w:hAnsi="Times New Roman"/>
          <w:i w:val="1"/>
          <w:iCs w:val="1"/>
          <w:sz w:val="20"/>
          <w:szCs w:val="20"/>
          <w:rtl w:val="0"/>
          <w:lang w:val="en-US"/>
        </w:rPr>
        <w:t>Journal of Machine Learning Research</w:t>
      </w:r>
      <w:r>
        <w:rPr>
          <w:rFonts w:ascii="Times New Roman" w:hAnsi="Times New Roman"/>
          <w:sz w:val="20"/>
          <w:szCs w:val="20"/>
          <w:rtl w:val="0"/>
          <w:lang w:val="pt-PT"/>
        </w:rPr>
        <w:t>, vol. 17, no. 59, pp. 1</w:t>
      </w:r>
      <w:r>
        <w:rPr>
          <w:rFonts w:ascii="Times New Roman" w:hAnsi="Times New Roman" w:hint="default"/>
          <w:sz w:val="20"/>
          <w:szCs w:val="20"/>
          <w:rtl w:val="0"/>
          <w:lang w:val="en-US"/>
        </w:rPr>
        <w:t>–</w:t>
      </w:r>
      <w:r>
        <w:rPr>
          <w:rFonts w:ascii="Times New Roman" w:hAnsi="Times New Roman"/>
          <w:sz w:val="20"/>
          <w:szCs w:val="20"/>
          <w:rtl w:val="0"/>
        </w:rPr>
        <w:t>35, 2016.</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[27] A. Beutel, J. Chen, Z. Zhao, and E. H. Chi, "Data decisions and theoretical implications when adversarially learning fair representations," in </w:t>
      </w:r>
      <w:r>
        <w:rPr>
          <w:rFonts w:ascii="Times New Roman" w:hAnsi="Times New Roman"/>
          <w:i w:val="1"/>
          <w:iCs w:val="1"/>
          <w:sz w:val="20"/>
          <w:szCs w:val="20"/>
          <w:rtl w:val="0"/>
          <w:lang w:val="en-US"/>
        </w:rPr>
        <w:t>Proc. FAT/ML Workshop</w:t>
      </w:r>
      <w:r>
        <w:rPr>
          <w:rFonts w:ascii="Times New Roman" w:hAnsi="Times New Roman"/>
          <w:sz w:val="20"/>
          <w:szCs w:val="20"/>
          <w:rtl w:val="0"/>
        </w:rPr>
        <w:t>, 2017.</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[28] D. Madras, E. Creager, T. Pitassi, and R. Zemel, "Learning adversarially fair and transferable representations," in </w:t>
      </w:r>
      <w:r>
        <w:rPr>
          <w:rFonts w:ascii="Times New Roman" w:hAnsi="Times New Roman"/>
          <w:i w:val="1"/>
          <w:iCs w:val="1"/>
          <w:sz w:val="20"/>
          <w:szCs w:val="20"/>
          <w:rtl w:val="0"/>
          <w:lang w:val="pt-PT"/>
        </w:rPr>
        <w:t>Proc. ICML</w:t>
      </w:r>
      <w:r>
        <w:rPr>
          <w:rFonts w:ascii="Times New Roman" w:hAnsi="Times New Roman"/>
          <w:sz w:val="20"/>
          <w:szCs w:val="20"/>
          <w:rtl w:val="0"/>
        </w:rPr>
        <w:t>, 2018, pp. 3384</w:t>
      </w:r>
      <w:r>
        <w:rPr>
          <w:rFonts w:ascii="Times New Roman" w:hAnsi="Times New Roman" w:hint="default"/>
          <w:sz w:val="20"/>
          <w:szCs w:val="20"/>
          <w:rtl w:val="0"/>
          <w:lang w:val="en-US"/>
        </w:rPr>
        <w:t>–</w:t>
      </w:r>
      <w:r>
        <w:rPr>
          <w:rFonts w:ascii="Times New Roman" w:hAnsi="Times New Roman"/>
          <w:sz w:val="20"/>
          <w:szCs w:val="20"/>
          <w:rtl w:val="0"/>
        </w:rPr>
        <w:t>3393.</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[29] B. H. Zhang, B. Lemoine, and M. Mitchell, "Mitigating unwanted biases with adversarial learning," in </w:t>
      </w:r>
      <w:r>
        <w:rPr>
          <w:rFonts w:ascii="Times New Roman" w:hAnsi="Times New Roman"/>
          <w:i w:val="1"/>
          <w:iCs w:val="1"/>
          <w:sz w:val="20"/>
          <w:szCs w:val="20"/>
          <w:rtl w:val="0"/>
          <w:lang w:val="en-US"/>
        </w:rPr>
        <w:t>Proc. AAAI/ACM Conf. AI, Ethics, and Society (AIES)</w:t>
      </w:r>
      <w:r>
        <w:rPr>
          <w:rFonts w:ascii="Times New Roman" w:hAnsi="Times New Roman"/>
          <w:sz w:val="20"/>
          <w:szCs w:val="20"/>
          <w:rtl w:val="0"/>
        </w:rPr>
        <w:t>, 2018, pp. 335</w:t>
      </w:r>
      <w:r>
        <w:rPr>
          <w:rFonts w:ascii="Times New Roman" w:hAnsi="Times New Roman" w:hint="default"/>
          <w:sz w:val="20"/>
          <w:szCs w:val="20"/>
          <w:rtl w:val="0"/>
          <w:lang w:val="en-US"/>
        </w:rPr>
        <w:t>–</w:t>
      </w:r>
      <w:r>
        <w:rPr>
          <w:rFonts w:ascii="Times New Roman" w:hAnsi="Times New Roman"/>
          <w:sz w:val="20"/>
          <w:szCs w:val="20"/>
          <w:rtl w:val="0"/>
        </w:rPr>
        <w:t>340.</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[30] C. Wadsworth, F. Vera, and C. Piech, "Achieving fairness through adversarial learning: An application to recidivism prediction," in </w:t>
      </w:r>
      <w:r>
        <w:rPr>
          <w:rFonts w:ascii="Times New Roman" w:hAnsi="Times New Roman"/>
          <w:i w:val="1"/>
          <w:iCs w:val="1"/>
          <w:sz w:val="20"/>
          <w:szCs w:val="20"/>
          <w:rtl w:val="0"/>
          <w:lang w:val="en-US"/>
        </w:rPr>
        <w:t>Proc. FAT/ML Workshop</w:t>
      </w:r>
      <w:r>
        <w:rPr>
          <w:rFonts w:ascii="Times New Roman" w:hAnsi="Times New Roman"/>
          <w:sz w:val="20"/>
          <w:szCs w:val="20"/>
          <w:rtl w:val="0"/>
        </w:rPr>
        <w:t>, 2018.</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[31] M. Tu, Y. Tang, J. Huang, X. He, and B. Zhou, "Towards adversarial learning of speaker-invariant representation for speech emotion recognition," in </w:t>
      </w:r>
      <w:r>
        <w:rPr>
          <w:rFonts w:ascii="Times New Roman" w:hAnsi="Times New Roman"/>
          <w:i w:val="1"/>
          <w:iCs w:val="1"/>
          <w:sz w:val="20"/>
          <w:szCs w:val="20"/>
          <w:rtl w:val="0"/>
        </w:rPr>
        <w:t>Proc. IEEE ICASSP</w:t>
      </w:r>
      <w:r>
        <w:rPr>
          <w:rFonts w:ascii="Times New Roman" w:hAnsi="Times New Roman"/>
          <w:sz w:val="20"/>
          <w:szCs w:val="20"/>
          <w:rtl w:val="0"/>
        </w:rPr>
        <w:t>, 2019.</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[32] A. D'Amour et al., "Underspecification presents challenges for credibility in modern machine learning," </w:t>
      </w:r>
      <w:r>
        <w:rPr>
          <w:rFonts w:ascii="Times New Roman" w:hAnsi="Times New Roman"/>
          <w:i w:val="1"/>
          <w:iCs w:val="1"/>
          <w:sz w:val="20"/>
          <w:szCs w:val="20"/>
          <w:rtl w:val="0"/>
          <w:lang w:val="en-US"/>
        </w:rPr>
        <w:t>Journal of Machine Learning Research</w:t>
      </w:r>
      <w:r>
        <w:rPr>
          <w:rFonts w:ascii="Times New Roman" w:hAnsi="Times New Roman"/>
          <w:sz w:val="20"/>
          <w:szCs w:val="20"/>
          <w:rtl w:val="0"/>
          <w:lang w:val="pt-PT"/>
        </w:rPr>
        <w:t>, vol. 23, no. 226, pp. 1</w:t>
      </w:r>
      <w:r>
        <w:rPr>
          <w:rFonts w:ascii="Times New Roman" w:hAnsi="Times New Roman" w:hint="default"/>
          <w:sz w:val="20"/>
          <w:szCs w:val="20"/>
          <w:rtl w:val="0"/>
          <w:lang w:val="en-US"/>
        </w:rPr>
        <w:t>–</w:t>
      </w:r>
      <w:r>
        <w:rPr>
          <w:rFonts w:ascii="Times New Roman" w:hAnsi="Times New Roman"/>
          <w:sz w:val="20"/>
          <w:szCs w:val="20"/>
          <w:rtl w:val="0"/>
        </w:rPr>
        <w:t>61, 2022.</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[33] S. Qian, H. V. Pham, T. Lutellier, Z. Hu, J. Kim, L. Tan, Y. Yu, J. Chen, and S. Shah, "Are my deep learning systems fair? An empirical study of fixed-seed training," in </w:t>
      </w:r>
      <w:r>
        <w:rPr>
          <w:rFonts w:ascii="Times New Roman" w:hAnsi="Times New Roman"/>
          <w:i w:val="1"/>
          <w:iCs w:val="1"/>
          <w:sz w:val="20"/>
          <w:szCs w:val="20"/>
          <w:rtl w:val="0"/>
          <w:lang w:val="pt-PT"/>
        </w:rPr>
        <w:t>Proc. NeurIPS</w:t>
      </w:r>
      <w:r>
        <w:rPr>
          <w:rFonts w:ascii="Times New Roman" w:hAnsi="Times New Roman"/>
          <w:sz w:val="20"/>
          <w:szCs w:val="20"/>
          <w:rtl w:val="0"/>
        </w:rPr>
        <w:t>, 2021.</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[34] P. Boersma, "Praat, a system for doing phonetics by computer," </w:t>
      </w:r>
      <w:r>
        <w:rPr>
          <w:rFonts w:ascii="Times New Roman" w:hAnsi="Times New Roman"/>
          <w:i w:val="1"/>
          <w:iCs w:val="1"/>
          <w:sz w:val="20"/>
          <w:szCs w:val="20"/>
          <w:rtl w:val="0"/>
          <w:lang w:val="en-US"/>
        </w:rPr>
        <w:t>Glot International</w:t>
      </w:r>
      <w:r>
        <w:rPr>
          <w:rFonts w:ascii="Times New Roman" w:hAnsi="Times New Roman"/>
          <w:sz w:val="20"/>
          <w:szCs w:val="20"/>
          <w:rtl w:val="0"/>
          <w:lang w:val="pt-PT"/>
        </w:rPr>
        <w:t>, vol. 5, nos. 9/10, pp. 341</w:t>
      </w:r>
      <w:r>
        <w:rPr>
          <w:rFonts w:ascii="Times New Roman" w:hAnsi="Times New Roman" w:hint="default"/>
          <w:sz w:val="20"/>
          <w:szCs w:val="20"/>
          <w:rtl w:val="0"/>
          <w:lang w:val="en-US"/>
        </w:rPr>
        <w:t>–</w:t>
      </w:r>
      <w:r>
        <w:rPr>
          <w:rFonts w:ascii="Times New Roman" w:hAnsi="Times New Roman"/>
          <w:sz w:val="20"/>
          <w:szCs w:val="20"/>
          <w:rtl w:val="0"/>
        </w:rPr>
        <w:t>345, 2001.</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[35] D. R. Feinberg and O. Cook, "VoiceLab: Automated reproducible acoustic analysis," 2020.</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[36] D. Feinberg, "VoiceLab: Software for fully reproducible automated voice analysis," 2022.</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[37] A. C. N. Felippe, M. H. M. M. Grillo, and T. H. Grechi, "Standardization of acoustic measures for normal voice patterns," </w:t>
      </w:r>
      <w:r>
        <w:rPr>
          <w:rFonts w:ascii="Times New Roman" w:hAnsi="Times New Roman"/>
          <w:i w:val="1"/>
          <w:iCs w:val="1"/>
          <w:sz w:val="20"/>
          <w:szCs w:val="20"/>
          <w:rtl w:val="0"/>
          <w:lang w:val="en-US"/>
        </w:rPr>
        <w:t>Brazilian Journal of Otorhinolaryngology</w:t>
      </w:r>
      <w:r>
        <w:rPr>
          <w:rFonts w:ascii="Times New Roman" w:hAnsi="Times New Roman"/>
          <w:sz w:val="20"/>
          <w:szCs w:val="20"/>
          <w:rtl w:val="0"/>
          <w:lang w:val="pt-PT"/>
        </w:rPr>
        <w:t>, vol. 72, no. 5, pp. 659</w:t>
      </w:r>
      <w:r>
        <w:rPr>
          <w:rFonts w:ascii="Times New Roman" w:hAnsi="Times New Roman" w:hint="default"/>
          <w:sz w:val="20"/>
          <w:szCs w:val="20"/>
          <w:rtl w:val="0"/>
          <w:lang w:val="en-US"/>
        </w:rPr>
        <w:t>–</w:t>
      </w:r>
      <w:r>
        <w:rPr>
          <w:rFonts w:ascii="Times New Roman" w:hAnsi="Times New Roman"/>
          <w:sz w:val="20"/>
          <w:szCs w:val="20"/>
          <w:rtl w:val="0"/>
        </w:rPr>
        <w:t>664, 2006.</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[38] B. Hammarberg, B. Fritzell, J. Gaufin, J. Sundberg, and L. Wedin, "Perceptual and acoustic correlates of abnormal voice qualities," </w:t>
      </w:r>
      <w:r>
        <w:rPr>
          <w:rFonts w:ascii="Times New Roman" w:hAnsi="Times New Roman"/>
          <w:i w:val="1"/>
          <w:iCs w:val="1"/>
          <w:sz w:val="20"/>
          <w:szCs w:val="20"/>
          <w:rtl w:val="0"/>
          <w:lang w:val="it-IT"/>
        </w:rPr>
        <w:t>Acta Oto-Laryngologica</w:t>
      </w:r>
      <w:r>
        <w:rPr>
          <w:rFonts w:ascii="Times New Roman" w:hAnsi="Times New Roman"/>
          <w:sz w:val="20"/>
          <w:szCs w:val="20"/>
          <w:rtl w:val="0"/>
          <w:lang w:val="it-IT"/>
        </w:rPr>
        <w:t>, vol. 90, no. 1, pp. 441</w:t>
      </w:r>
      <w:r>
        <w:rPr>
          <w:rFonts w:ascii="Times New Roman" w:hAnsi="Times New Roman" w:hint="default"/>
          <w:sz w:val="20"/>
          <w:szCs w:val="20"/>
          <w:rtl w:val="0"/>
          <w:lang w:val="en-US"/>
        </w:rPr>
        <w:t>–</w:t>
      </w:r>
      <w:r>
        <w:rPr>
          <w:rFonts w:ascii="Times New Roman" w:hAnsi="Times New Roman"/>
          <w:sz w:val="20"/>
          <w:szCs w:val="20"/>
          <w:rtl w:val="0"/>
        </w:rPr>
        <w:t>451, 1980.</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[39] F. Jalali-najafabadi, C. Gadepalli, D. Jarchi, and B. M. G. Cheetham, "Acoustic analysis and digital signal processing for the assessment of voice quality," </w:t>
      </w:r>
      <w:r>
        <w:rPr>
          <w:rFonts w:ascii="Times New Roman" w:hAnsi="Times New Roman"/>
          <w:i w:val="1"/>
          <w:iCs w:val="1"/>
          <w:sz w:val="20"/>
          <w:szCs w:val="20"/>
          <w:rtl w:val="0"/>
          <w:lang w:val="en-US"/>
        </w:rPr>
        <w:t>Biomedical Signal Processing and Control</w:t>
      </w:r>
      <w:r>
        <w:rPr>
          <w:rFonts w:ascii="Times New Roman" w:hAnsi="Times New Roman"/>
          <w:sz w:val="20"/>
          <w:szCs w:val="20"/>
          <w:rtl w:val="0"/>
        </w:rPr>
        <w:t>, vol. 70, art. 103018, 2021.</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[40] P. T. Da Silva, S. Master, S. Andreoni, P. Pontes, and L. R. Ramos, "Acoustic and long-term average spectrum measures to detect vocal aging in women," </w:t>
      </w:r>
      <w:r>
        <w:rPr>
          <w:rFonts w:ascii="Times New Roman" w:hAnsi="Times New Roman"/>
          <w:i w:val="1"/>
          <w:iCs w:val="1"/>
          <w:sz w:val="20"/>
          <w:szCs w:val="20"/>
          <w:rtl w:val="0"/>
          <w:lang w:val="en-US"/>
        </w:rPr>
        <w:t>Journal of Voice</w:t>
      </w:r>
      <w:r>
        <w:rPr>
          <w:rFonts w:ascii="Times New Roman" w:hAnsi="Times New Roman"/>
          <w:sz w:val="20"/>
          <w:szCs w:val="20"/>
          <w:rtl w:val="0"/>
          <w:lang w:val="pt-PT"/>
        </w:rPr>
        <w:t>, vol. 25, no. 4, pp. 411</w:t>
      </w:r>
      <w:r>
        <w:rPr>
          <w:rFonts w:ascii="Times New Roman" w:hAnsi="Times New Roman" w:hint="default"/>
          <w:sz w:val="20"/>
          <w:szCs w:val="20"/>
          <w:rtl w:val="0"/>
          <w:lang w:val="en-US"/>
        </w:rPr>
        <w:t>–</w:t>
      </w:r>
      <w:r>
        <w:rPr>
          <w:rFonts w:ascii="Times New Roman" w:hAnsi="Times New Roman"/>
          <w:sz w:val="20"/>
          <w:szCs w:val="20"/>
          <w:rtl w:val="0"/>
        </w:rPr>
        <w:t>419, 2011.</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[41] N. Srivastava, G. Hinton, A. Krizhevsky, I. Sutskever, and R. Salakhutdinov, "Dropout: A simple way to prevent neural networks from overfitting," </w:t>
      </w:r>
      <w:r>
        <w:rPr>
          <w:rFonts w:ascii="Times New Roman" w:hAnsi="Times New Roman"/>
          <w:i w:val="1"/>
          <w:iCs w:val="1"/>
          <w:sz w:val="20"/>
          <w:szCs w:val="20"/>
          <w:rtl w:val="0"/>
          <w:lang w:val="en-US"/>
        </w:rPr>
        <w:t>Journal of Machine Learning Research</w:t>
      </w:r>
      <w:r>
        <w:rPr>
          <w:rFonts w:ascii="Times New Roman" w:hAnsi="Times New Roman"/>
          <w:sz w:val="20"/>
          <w:szCs w:val="20"/>
          <w:rtl w:val="0"/>
        </w:rPr>
        <w:t>, vol. 15, pp. 1929</w:t>
      </w:r>
      <w:r>
        <w:rPr>
          <w:rFonts w:ascii="Times New Roman" w:hAnsi="Times New Roman" w:hint="default"/>
          <w:sz w:val="20"/>
          <w:szCs w:val="20"/>
          <w:rtl w:val="0"/>
          <w:lang w:val="en-US"/>
        </w:rPr>
        <w:t>–</w:t>
      </w:r>
      <w:r>
        <w:rPr>
          <w:rFonts w:ascii="Times New Roman" w:hAnsi="Times New Roman"/>
          <w:sz w:val="20"/>
          <w:szCs w:val="20"/>
          <w:rtl w:val="0"/>
        </w:rPr>
        <w:t>1958, 2014.</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[42] S. Ioffe and C. Szegedy, "Batch normalization: Accelerating deep network training by reducing internal covariate shift," in </w:t>
      </w:r>
      <w:r>
        <w:rPr>
          <w:rFonts w:ascii="Times New Roman" w:hAnsi="Times New Roman"/>
          <w:i w:val="1"/>
          <w:iCs w:val="1"/>
          <w:sz w:val="20"/>
          <w:szCs w:val="20"/>
          <w:rtl w:val="0"/>
          <w:lang w:val="pt-PT"/>
        </w:rPr>
        <w:t>Proc. ICML</w:t>
      </w:r>
      <w:r>
        <w:rPr>
          <w:rFonts w:ascii="Times New Roman" w:hAnsi="Times New Roman"/>
          <w:sz w:val="20"/>
          <w:szCs w:val="20"/>
          <w:rtl w:val="0"/>
        </w:rPr>
        <w:t>, 2015, pp. 448</w:t>
      </w:r>
      <w:r>
        <w:rPr>
          <w:rFonts w:ascii="Times New Roman" w:hAnsi="Times New Roman" w:hint="default"/>
          <w:sz w:val="20"/>
          <w:szCs w:val="20"/>
          <w:rtl w:val="0"/>
          <w:lang w:val="en-US"/>
        </w:rPr>
        <w:t>–</w:t>
      </w:r>
      <w:r>
        <w:rPr>
          <w:rFonts w:ascii="Times New Roman" w:hAnsi="Times New Roman"/>
          <w:sz w:val="20"/>
          <w:szCs w:val="20"/>
          <w:rtl w:val="0"/>
        </w:rPr>
        <w:t>456.</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[43] D. P. Kingma and J. Ba, "Adam: A method for stochastic optimization," in </w:t>
      </w:r>
      <w:r>
        <w:rPr>
          <w:rFonts w:ascii="Times New Roman" w:hAnsi="Times New Roman"/>
          <w:i w:val="1"/>
          <w:iCs w:val="1"/>
          <w:sz w:val="20"/>
          <w:szCs w:val="20"/>
          <w:rtl w:val="0"/>
        </w:rPr>
        <w:t>Proc. ICLR</w:t>
      </w:r>
      <w:r>
        <w:rPr>
          <w:rFonts w:ascii="Times New Roman" w:hAnsi="Times New Roman"/>
          <w:sz w:val="20"/>
          <w:szCs w:val="20"/>
          <w:rtl w:val="0"/>
        </w:rPr>
        <w:t>, 2015.</w:t>
      </w:r>
    </w:p>
    <w:p>
      <w:pPr>
        <w:pStyle w:val="Body"/>
        <w:spacing w:before="2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[44] Y. LeCun, L. Bottou, Y. Bengio, and P. Haffner, "Gradient-based learning applied to document recognition," </w:t>
      </w:r>
      <w:r>
        <w:rPr>
          <w:rFonts w:ascii="Times New Roman" w:hAnsi="Times New Roman"/>
          <w:i w:val="1"/>
          <w:iCs w:val="1"/>
          <w:sz w:val="20"/>
          <w:szCs w:val="20"/>
          <w:rtl w:val="0"/>
          <w:lang w:val="en-US"/>
        </w:rPr>
        <w:t>Proceedings of the IEEE</w:t>
      </w:r>
      <w:r>
        <w:rPr>
          <w:rFonts w:ascii="Times New Roman" w:hAnsi="Times New Roman"/>
          <w:sz w:val="20"/>
          <w:szCs w:val="20"/>
          <w:rtl w:val="0"/>
        </w:rPr>
        <w:t>, vol. 86, no. 11, pp. 2278</w:t>
      </w:r>
      <w:r>
        <w:rPr>
          <w:rFonts w:ascii="Times New Roman" w:hAnsi="Times New Roman" w:hint="default"/>
          <w:sz w:val="20"/>
          <w:szCs w:val="20"/>
          <w:rtl w:val="0"/>
          <w:lang w:val="en-US"/>
        </w:rPr>
        <w:t>–</w:t>
      </w:r>
      <w:r>
        <w:rPr>
          <w:rFonts w:ascii="Times New Roman" w:hAnsi="Times New Roman"/>
          <w:sz w:val="20"/>
          <w:szCs w:val="20"/>
          <w:rtl w:val="0"/>
        </w:rPr>
        <w:t>2324, 1998.</w:t>
      </w:r>
    </w:p>
    <w:p>
      <w:pPr>
        <w:pStyle w:val="Body"/>
        <w:spacing w:before="240" w:line="240" w:lineRule="auto"/>
        <w:rPr>
          <w:rFonts w:ascii="Times New Roman" w:cs="Times New Roman" w:hAnsi="Times New Roman" w:eastAsia="Times New Roman"/>
          <w:sz w:val="20"/>
          <w:szCs w:val="20"/>
        </w:rPr>
      </w:pPr>
    </w:p>
    <w:p>
      <w:pPr>
        <w:pStyle w:val="Body"/>
        <w:spacing w:before="240" w:line="240" w:lineRule="auto"/>
        <w:rPr>
          <w:rFonts w:ascii="Times New Roman" w:cs="Times New Roman" w:hAnsi="Times New Roman" w:eastAsia="Times New Roman"/>
          <w:sz w:val="20"/>
          <w:szCs w:val="20"/>
        </w:rPr>
      </w:pPr>
    </w:p>
    <w:p>
      <w:pPr>
        <w:pStyle w:val="Body"/>
        <w:spacing w:before="240" w:line="240" w:lineRule="auto"/>
        <w:rPr>
          <w:rFonts w:ascii="Times New Roman" w:cs="Times New Roman" w:hAnsi="Times New Roman" w:eastAsia="Times New Roman"/>
          <w:sz w:val="20"/>
          <w:szCs w:val="20"/>
        </w:rPr>
      </w:pPr>
    </w:p>
    <w:p>
      <w:pPr>
        <w:pStyle w:val="Body"/>
        <w:spacing w:before="240" w:line="240" w:lineRule="auto"/>
      </w:pPr>
      <w:r>
        <w:rPr>
          <w:rFonts w:ascii="Times New Roman" w:cs="Times New Roman" w:hAnsi="Times New Roman" w:eastAsia="Times New Roman"/>
          <w:sz w:val="20"/>
          <w:szCs w:val="20"/>
        </w:rPr>
      </w:r>
    </w:p>
    <w:sectPr>
      <w:headerReference w:type="default" r:id="rId13"/>
      <w:footerReference w:type="default" r:id="rId14"/>
      <w:pgSz w:w="12240" w:h="15840" w:orient="portrait"/>
      <w:pgMar w:top="1440" w:right="1440" w:bottom="1440" w:left="1440" w:header="720" w:footer="720"/>
      <w:pgNumType w:start="1"/>
      <w:cols w:space="388" w:num="2" w:equalWidth="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23" w:author="Chuchu Li" w:date="2026-07-25T05:00:00Z">
    <w:p w14:paraId="1111FFFF">
      <w:pPr>
        <w:pStyle w:val="Default"/>
        <w:bidi w:val="0"/>
      </w:pPr>
    </w:p>
    <w:p w14:paraId="11120000">
      <w:pPr>
        <w:pStyle w:val="Default"/>
        <w:bidi w:val="0"/>
      </w:pPr>
      <w:r>
        <w:rPr>
          <w:rFonts w:cs="Arial Unicode MS" w:eastAsia="Arial Unicode MS"/>
          <w:rtl w:val="0"/>
        </w:rPr>
        <w:t>merge these as one big cell; same for the other two ethnicities</w:t>
      </w:r>
    </w:p>
  </w:comment>
  <w:comment w:id="24" w:author="Chuchu Li" w:date="2026-07-25T05:00:00Z">
    <w:p w14:paraId="11120001">
      <w:pPr>
        <w:pStyle w:val="Default"/>
        <w:bidi w:val="0"/>
      </w:pPr>
    </w:p>
    <w:p w14:paraId="11120002">
      <w:pPr>
        <w:pStyle w:val="Default"/>
        <w:bidi w:val="0"/>
      </w:pPr>
      <w:r>
        <w:rPr>
          <w:rFonts w:cs="Arial Unicode MS" w:eastAsia="Arial Unicode MS"/>
          <w:rtl w:val="0"/>
        </w:rPr>
        <w:t>merge these as one big cell; same for the other two ethnicities</w:t>
      </w:r>
    </w:p>
  </w:comment>
  <w:comment w:id="25" w:author="Chuchu Li" w:date="2026-07-25T05:00:00Z">
    <w:p w14:paraId="11120003">
      <w:pPr>
        <w:pStyle w:val="Default"/>
        <w:bidi w:val="0"/>
      </w:pPr>
    </w:p>
    <w:p w14:paraId="11120004">
      <w:pPr>
        <w:pStyle w:val="Default"/>
        <w:bidi w:val="0"/>
      </w:pPr>
      <w:r>
        <w:rPr>
          <w:rFonts w:cs="Arial Unicode MS" w:eastAsia="Arial Unicode MS"/>
          <w:rtl w:val="0"/>
        </w:rPr>
        <w:t>merge these as one big cell; same for the other two ethnicities</w:t>
      </w:r>
    </w:p>
  </w:comment>
  <w:comment w:id="59" w:author="Owen Wu" w:date="2026-08-20T07:24:15Z">
    <w:p w14:paraId="11120005">
      <w:pPr>
        <w:pStyle w:val="Default"/>
        <w:bidi w:val="0"/>
      </w:pPr>
    </w:p>
    <w:p w14:paraId="11120006">
      <w:pPr>
        <w:pStyle w:val="Default"/>
        <w:bidi w:val="0"/>
      </w:pPr>
      <w:r>
        <w:rPr>
          <w:rFonts w:cs="Arial Unicode MS" w:eastAsia="Arial Unicode MS"/>
          <w:rtl w:val="0"/>
        </w:rPr>
        <w:t>Fixed Table 4, added fairness gap AUC</w:t>
      </w:r>
    </w:p>
  </w:comment>
  <w:comment w:id="60" w:author="Owen Wu" w:date="2026-08-23T07:54:13Z">
    <w:p w14:paraId="11120007">
      <w:pPr>
        <w:pStyle w:val="Default"/>
        <w:bidi w:val="0"/>
      </w:pPr>
    </w:p>
    <w:p w14:paraId="11120008">
      <w:pPr>
        <w:pStyle w:val="Default"/>
        <w:bidi w:val="0"/>
      </w:pPr>
      <w:r>
        <w:rPr>
          <w:rFonts w:cs="Arial Unicode MS" w:eastAsia="Arial Unicode MS"/>
          <w:rtl w:val="0"/>
        </w:rPr>
        <w:t>Fixed this paragraph in accordance to the fixes for table 4.</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rdo">
    <w:charset w:val="00"/>
    <w:family w:val="roman"/>
    <w:pitch w:val="default"/>
  </w:font>
  <w:font w:name="Cambria Math">
    <w:charset w:val="00"/>
    <w:family w:val="roman"/>
    <w:pitch w:val="default"/>
  </w:font>
  <w:font w:name="Gungsuh">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680"/>
        <w:tab w:val="right" w:pos="9360"/>
      </w:tabs>
      <w:spacing w:line="240" w:lineRule="auto"/>
      <w:jc w:val="right"/>
    </w:pPr>
    <w:r>
      <w:rPr>
        <w:caps w:val="0"/>
        <w:smallCaps w:val="0"/>
        <w:strike w:val="0"/>
        <w:dstrike w:val="0"/>
        <w:outline w:val="0"/>
        <w:color w:val="000000"/>
        <w:u w:val="none" w:color="000000"/>
        <w:shd w:val="nil" w:color="auto" w:fill="auto"/>
        <w:vertAlign w:val="baseline"/>
        <w14:textFill>
          <w14:solidFill>
            <w14:srgbClr w14:val="000000"/>
          </w14:solidFill>
        </w14:textFill>
      </w:rPr>
      <w:fldChar w:fldCharType="begin" w:fldLock="0"/>
    </w:r>
    <w:r>
      <w:rPr>
        <w:caps w:val="0"/>
        <w:smallCaps w:val="0"/>
        <w:strike w:val="0"/>
        <w:dstrike w:val="0"/>
        <w:outline w:val="0"/>
        <w:color w:val="000000"/>
        <w:u w:val="none" w:color="000000"/>
        <w:shd w:val="nil" w:color="auto" w:fill="auto"/>
        <w:vertAlign w:val="baseline"/>
        <w14:textFill>
          <w14:solidFill>
            <w14:srgbClr w14:val="000000"/>
          </w14:solidFill>
        </w14:textFill>
      </w:rPr>
      <w:instrText xml:space="preserve"> PAGE </w:instrText>
    </w:r>
    <w:r>
      <w:rPr>
        <w:caps w:val="0"/>
        <w:smallCaps w:val="0"/>
        <w:strike w:val="0"/>
        <w:dstrike w:val="0"/>
        <w:outline w:val="0"/>
        <w:color w:val="000000"/>
        <w:u w:val="none" w:color="000000"/>
        <w:shd w:val="nil" w:color="auto" w:fill="auto"/>
        <w:vertAlign w:val="baseline"/>
        <w14:textFill>
          <w14:solidFill>
            <w14:srgbClr w14:val="000000"/>
          </w14:solidFill>
        </w14:textFill>
      </w:rPr>
      <w:fldChar w:fldCharType="separate" w:fldLock="0"/>
    </w:r>
    <w:r>
      <w:rPr>
        <w:caps w:val="0"/>
        <w:smallCaps w:val="0"/>
        <w:strike w:val="0"/>
        <w:dstrike w:val="0"/>
        <w:outline w:val="0"/>
        <w:color w:val="000000"/>
        <w:u w:val="none" w:color="000000"/>
        <w:shd w:val="nil" w:color="auto" w:fill="auto"/>
        <w:vertAlign w:val="baseline"/>
        <w14:textFill>
          <w14:solidFill>
            <w14:srgbClr w14:val="000000"/>
          </w14:solidFill>
        </w14:textFill>
      </w:rPr>
    </w:r>
    <w:r>
      <w:rPr>
        <w:caps w:val="0"/>
        <w:smallCaps w:val="0"/>
        <w:strike w:val="0"/>
        <w:dstrike w:val="0"/>
        <w:outline w:val="0"/>
        <w:color w:val="000000"/>
        <w:u w:val="none" w:color="000000"/>
        <w:shd w:val="nil" w:color="auto" w:fill="auto"/>
        <w:vertAlign w:val="baseline"/>
        <w14:textFill>
          <w14:solidFill>
            <w14:srgbClr w14:val="000000"/>
          </w14:solidFill>
        </w14:textFill>
      </w:rPr>
      <w:fldChar w:fldCharType="end" w:fldLock="0"/>
    </w:r>
    <w:r>
      <w:rPr>
        <w:caps w:val="0"/>
        <w:smallCaps w:val="0"/>
        <w:strike w:val="0"/>
        <w:dstrike w:val="0"/>
        <w:outline w:val="0"/>
        <w:color w:val="000000"/>
        <w:u w:val="none" w:color="000000"/>
        <w:shd w:val="nil" w:color="auto" w:fill="auto"/>
        <w:vertAlign w:val="baseline"/>
        <w14:textFill>
          <w14:solidFill>
            <w14:srgbClr w14:val="000000"/>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Unicode MS" w:cs="Arial Unicode MS" w:hAnsi="Arial Unicode MS" w:eastAsia="Arial" w:hint="eastAs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Subtitle">
    <w:name w:val="Subtitle"/>
    <w:next w:val="Body"/>
    <w:pPr>
      <w:keepNext w:val="1"/>
      <w:keepLines w:val="1"/>
      <w:pageBreakBefore w:val="0"/>
      <w:widowControl w:val="1"/>
      <w:shd w:val="clear" w:color="auto" w:fill="auto"/>
      <w:suppressAutoHyphens w:val="0"/>
      <w:bidi w:val="0"/>
      <w:spacing w:before="0" w:after="320" w:line="240" w:lineRule="auto"/>
      <w:ind w:left="0" w:right="0" w:firstLine="0"/>
      <w:jc w:val="left"/>
      <w:outlineLvl w:val="9"/>
    </w:pPr>
    <w:rPr>
      <w:rFonts w:ascii="Arial" w:cs="Arial" w:hAnsi="Arial" w:eastAsia="Arial"/>
      <w:b w:val="0"/>
      <w:bCs w:val="0"/>
      <w:i w:val="0"/>
      <w:iCs w:val="0"/>
      <w:caps w:val="0"/>
      <w:smallCaps w:val="0"/>
      <w:strike w:val="0"/>
      <w:dstrike w:val="0"/>
      <w:outline w:val="0"/>
      <w:color w:val="666666"/>
      <w:spacing w:val="0"/>
      <w:kern w:val="0"/>
      <w:position w:val="0"/>
      <w:sz w:val="30"/>
      <w:szCs w:val="30"/>
      <w:u w:val="none" w:color="666666"/>
      <w:shd w:val="nil" w:color="auto" w:fill="auto"/>
      <w:vertAlign w:val="baseline"/>
      <w:lang w:val="en-US"/>
      <w14:textOutline>
        <w14:noFill/>
      </w14:textOutline>
      <w14:textFill>
        <w14:solidFill>
          <w14:srgbClr w14:val="66666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comments" Target="comment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